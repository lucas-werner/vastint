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7DC99" w14:textId="77777777" w:rsidR="002658F1" w:rsidRPr="00CE517B" w:rsidRDefault="002658F1" w:rsidP="00034D51">
      <w:pPr>
        <w:rPr>
          <w:lang w:val="en-NL"/>
          <w:rPrChange w:id="0" w:author="Johan Martens" w:date="2023-10-31T15:16:00Z">
            <w:rPr>
              <w:lang w:val="en-NL"/>
            </w:rPr>
          </w:rPrChange>
        </w:rPr>
      </w:pPr>
      <w:bookmarkStart w:id="1" w:name="_Toc55484278"/>
    </w:p>
    <w:p w14:paraId="76C3DBBE" w14:textId="77777777" w:rsidR="00EE25F9" w:rsidRPr="00462C38" w:rsidRDefault="00EE25F9" w:rsidP="00EE25F9">
      <w:pPr>
        <w:spacing w:before="100" w:after="100"/>
        <w:jc w:val="both"/>
        <w:rPr>
          <w:rFonts w:eastAsia="Times New Roman" w:cs="Arial"/>
          <w:b/>
          <w:bCs/>
          <w:sz w:val="48"/>
          <w:szCs w:val="48"/>
          <w:lang w:eastAsia="nl-NL"/>
        </w:rPr>
      </w:pPr>
      <w:r w:rsidRPr="00126D24">
        <w:rPr>
          <w:rFonts w:eastAsia="Times New Roman" w:cs="Arial"/>
          <w:b/>
          <w:bCs/>
          <w:sz w:val="48"/>
          <w:szCs w:val="48"/>
          <w:lang w:eastAsia="nl-NL"/>
        </w:rPr>
        <w:t>Hotel</w:t>
      </w:r>
      <w:r w:rsidRPr="00126D24">
        <w:rPr>
          <w:rFonts w:eastAsia="Times New Roman" w:cs="Arial"/>
          <w:b/>
          <w:bCs/>
          <w:sz w:val="48"/>
          <w:szCs w:val="48"/>
          <w:lang w:val="en-NL" w:eastAsia="nl-NL"/>
        </w:rPr>
        <w:t xml:space="preserve"> </w:t>
      </w:r>
      <w:r w:rsidRPr="00126D24">
        <w:rPr>
          <w:rFonts w:eastAsia="Times New Roman" w:cs="Arial"/>
          <w:b/>
          <w:bCs/>
          <w:sz w:val="48"/>
          <w:szCs w:val="48"/>
          <w:lang w:eastAsia="nl-NL"/>
        </w:rPr>
        <w:t>Co 51 BV</w:t>
      </w:r>
    </w:p>
    <w:p w14:paraId="5D8FB674" w14:textId="4EE3F910" w:rsidR="00EE25F9" w:rsidRPr="00462C38" w:rsidRDefault="00EE25F9" w:rsidP="00EE25F9">
      <w:pPr>
        <w:spacing w:before="100" w:after="100"/>
        <w:jc w:val="both"/>
        <w:textAlignment w:val="baseline"/>
        <w:rPr>
          <w:rFonts w:eastAsia="Verdana" w:cs="Arial"/>
          <w:color w:val="262626"/>
          <w:sz w:val="39"/>
          <w:lang w:eastAsia="nl-NL"/>
        </w:rPr>
      </w:pPr>
      <w:r>
        <w:rPr>
          <w:rFonts w:eastAsia="Verdana" w:cs="Arial"/>
          <w:color w:val="262626"/>
          <w:sz w:val="48"/>
          <w:szCs w:val="32"/>
          <w:lang w:eastAsia="nl-NL"/>
        </w:rPr>
        <w:t>Data retention</w:t>
      </w:r>
      <w:r w:rsidR="008519F6">
        <w:rPr>
          <w:rFonts w:eastAsia="Verdana" w:cs="Arial"/>
          <w:color w:val="262626"/>
          <w:sz w:val="48"/>
          <w:szCs w:val="32"/>
          <w:lang w:eastAsia="nl-NL"/>
        </w:rPr>
        <w:t xml:space="preserve"> </w:t>
      </w:r>
      <w:r w:rsidRPr="00462C38">
        <w:rPr>
          <w:rFonts w:eastAsia="Verdana" w:cs="Arial"/>
          <w:color w:val="262626"/>
          <w:sz w:val="48"/>
          <w:szCs w:val="44"/>
          <w:lang w:eastAsia="nl-NL"/>
        </w:rPr>
        <w:t>Procedure</w:t>
      </w:r>
    </w:p>
    <w:p w14:paraId="6D577A1F" w14:textId="655BCC4E" w:rsidR="00EE25F9" w:rsidRPr="00462C38" w:rsidRDefault="00EE25F9" w:rsidP="00EE25F9">
      <w:pPr>
        <w:spacing w:before="100" w:after="100"/>
        <w:jc w:val="both"/>
        <w:rPr>
          <w:rFonts w:eastAsia="Verdana" w:cs="Arial"/>
          <w:color w:val="262626"/>
          <w:sz w:val="18"/>
          <w:szCs w:val="16"/>
          <w:lang w:eastAsia="nl-NL"/>
        </w:rPr>
      </w:pPr>
      <w:r w:rsidRPr="00462C38">
        <w:rPr>
          <w:rFonts w:eastAsia="Verdana" w:cs="Arial"/>
          <w:color w:val="262626"/>
          <w:sz w:val="18"/>
          <w:szCs w:val="16"/>
          <w:lang w:eastAsia="nl-NL"/>
        </w:rPr>
        <w:t>Version 1.0 Last edit: [</w:t>
      </w:r>
      <w:r w:rsidR="002904FC">
        <w:rPr>
          <w:rFonts w:eastAsia="Verdana" w:cs="Arial"/>
          <w:color w:val="262626"/>
          <w:sz w:val="18"/>
          <w:szCs w:val="16"/>
          <w:lang w:eastAsia="nl-NL"/>
        </w:rPr>
        <w:t>30</w:t>
      </w:r>
      <w:r>
        <w:rPr>
          <w:rFonts w:eastAsia="Verdana" w:cs="Arial"/>
          <w:color w:val="262626"/>
          <w:sz w:val="18"/>
          <w:szCs w:val="16"/>
          <w:lang w:eastAsia="nl-NL"/>
        </w:rPr>
        <w:t>-</w:t>
      </w:r>
      <w:r w:rsidR="008519F6">
        <w:rPr>
          <w:rFonts w:eastAsia="Verdana" w:cs="Arial"/>
          <w:color w:val="262626"/>
          <w:sz w:val="18"/>
          <w:szCs w:val="16"/>
          <w:lang w:eastAsia="nl-NL"/>
        </w:rPr>
        <w:t>10</w:t>
      </w:r>
      <w:r>
        <w:rPr>
          <w:rFonts w:eastAsia="Verdana" w:cs="Arial"/>
          <w:color w:val="262626"/>
          <w:sz w:val="18"/>
          <w:szCs w:val="16"/>
          <w:lang w:eastAsia="nl-NL"/>
        </w:rPr>
        <w:t>-202</w:t>
      </w:r>
      <w:r w:rsidR="008519F6">
        <w:rPr>
          <w:rFonts w:eastAsia="Verdana" w:cs="Arial"/>
          <w:color w:val="262626"/>
          <w:sz w:val="18"/>
          <w:szCs w:val="16"/>
          <w:lang w:eastAsia="nl-NL"/>
        </w:rPr>
        <w:t>3</w:t>
      </w:r>
      <w:r w:rsidRPr="00462C38">
        <w:rPr>
          <w:rFonts w:eastAsia="Verdana" w:cs="Arial"/>
          <w:color w:val="262626"/>
          <w:sz w:val="18"/>
          <w:szCs w:val="16"/>
          <w:lang w:eastAsia="nl-NL"/>
        </w:rPr>
        <w:t>]</w:t>
      </w:r>
    </w:p>
    <w:p w14:paraId="43CEFCC5" w14:textId="77777777" w:rsidR="00EE25F9" w:rsidRDefault="00EE25F9" w:rsidP="002658F1">
      <w:pPr>
        <w:spacing w:before="100" w:after="100"/>
        <w:jc w:val="both"/>
        <w:rPr>
          <w:rFonts w:eastAsia="Times New Roman" w:cs="Arial"/>
          <w:b/>
          <w:sz w:val="24"/>
          <w:lang w:val="en-US" w:eastAsia="nl-NL"/>
        </w:rPr>
      </w:pPr>
    </w:p>
    <w:p w14:paraId="4CDA58AD" w14:textId="3ABEC66C" w:rsidR="002658F1" w:rsidRPr="005F5A1B" w:rsidRDefault="002658F1" w:rsidP="002658F1">
      <w:pPr>
        <w:spacing w:before="100" w:after="100"/>
        <w:jc w:val="both"/>
        <w:rPr>
          <w:rFonts w:eastAsia="Times New Roman" w:cs="Arial"/>
          <w:lang w:val="en-US" w:eastAsia="nl-NL"/>
        </w:rPr>
      </w:pPr>
      <w:r w:rsidRPr="005F5A1B">
        <w:rPr>
          <w:rFonts w:eastAsia="Times New Roman" w:cs="Arial"/>
          <w:b/>
          <w:sz w:val="24"/>
          <w:lang w:val="en-US" w:eastAsia="nl-NL"/>
        </w:rPr>
        <w:t xml:space="preserve">Version Control </w:t>
      </w:r>
    </w:p>
    <w:tbl>
      <w:tblPr>
        <w:tblStyle w:val="TableGrid1"/>
        <w:tblW w:w="9070" w:type="dxa"/>
        <w:tblInd w:w="30" w:type="dxa"/>
        <w:tblCellMar>
          <w:top w:w="110" w:type="dxa"/>
          <w:left w:w="78" w:type="dxa"/>
        </w:tblCellMar>
        <w:tblLook w:val="04A0" w:firstRow="1" w:lastRow="0" w:firstColumn="1" w:lastColumn="0" w:noHBand="0" w:noVBand="1"/>
      </w:tblPr>
      <w:tblGrid>
        <w:gridCol w:w="1034"/>
        <w:gridCol w:w="2070"/>
        <w:gridCol w:w="2390"/>
        <w:gridCol w:w="3576"/>
      </w:tblGrid>
      <w:tr w:rsidR="002658F1" w:rsidRPr="00462C38" w14:paraId="0DCA9878" w14:textId="77777777" w:rsidTr="00987A58">
        <w:tc>
          <w:tcPr>
            <w:tcW w:w="1034" w:type="dxa"/>
            <w:tcBorders>
              <w:top w:val="single" w:sz="4" w:space="0" w:color="000000"/>
              <w:left w:val="single" w:sz="4" w:space="0" w:color="000000"/>
              <w:bottom w:val="single" w:sz="4" w:space="0" w:color="000000"/>
              <w:right w:val="single" w:sz="4" w:space="0" w:color="000000"/>
            </w:tcBorders>
            <w:shd w:val="clear" w:color="auto" w:fill="E6E6E6"/>
          </w:tcPr>
          <w:p w14:paraId="6F88BF95" w14:textId="77777777" w:rsidR="002658F1" w:rsidRPr="00462C38" w:rsidRDefault="002658F1" w:rsidP="00FD0E02">
            <w:pPr>
              <w:spacing w:before="100" w:after="100"/>
              <w:ind w:left="2"/>
              <w:jc w:val="both"/>
              <w:rPr>
                <w:rFonts w:eastAsia="Times New Roman" w:cs="Arial"/>
                <w:lang w:eastAsia="nl-NL"/>
              </w:rPr>
            </w:pPr>
            <w:r w:rsidRPr="00462C38">
              <w:rPr>
                <w:rFonts w:eastAsia="Times New Roman" w:cs="Arial"/>
                <w:sz w:val="24"/>
                <w:lang w:eastAsia="nl-NL"/>
              </w:rPr>
              <w:t xml:space="preserve">Version </w:t>
            </w:r>
          </w:p>
        </w:tc>
        <w:tc>
          <w:tcPr>
            <w:tcW w:w="2070" w:type="dxa"/>
            <w:tcBorders>
              <w:top w:val="single" w:sz="4" w:space="0" w:color="000000"/>
              <w:left w:val="single" w:sz="4" w:space="0" w:color="000000"/>
              <w:bottom w:val="single" w:sz="4" w:space="0" w:color="000000"/>
              <w:right w:val="single" w:sz="4" w:space="0" w:color="000000"/>
            </w:tcBorders>
            <w:shd w:val="clear" w:color="auto" w:fill="E6E6E6"/>
          </w:tcPr>
          <w:p w14:paraId="6C2AB60E" w14:textId="77777777" w:rsidR="002658F1" w:rsidRPr="00462C38" w:rsidRDefault="002658F1" w:rsidP="00FD0E02">
            <w:pPr>
              <w:spacing w:before="100" w:after="100"/>
              <w:jc w:val="both"/>
              <w:rPr>
                <w:rFonts w:eastAsia="Times New Roman" w:cs="Arial"/>
                <w:lang w:eastAsia="nl-NL"/>
              </w:rPr>
            </w:pPr>
            <w:r w:rsidRPr="00462C38">
              <w:rPr>
                <w:rFonts w:eastAsia="Times New Roman" w:cs="Arial"/>
                <w:sz w:val="24"/>
                <w:lang w:eastAsia="nl-NL"/>
              </w:rPr>
              <w:t xml:space="preserve">Date </w:t>
            </w:r>
          </w:p>
        </w:tc>
        <w:tc>
          <w:tcPr>
            <w:tcW w:w="2390" w:type="dxa"/>
            <w:tcBorders>
              <w:top w:val="single" w:sz="4" w:space="0" w:color="000000"/>
              <w:left w:val="single" w:sz="4" w:space="0" w:color="000000"/>
              <w:bottom w:val="single" w:sz="4" w:space="0" w:color="000000"/>
              <w:right w:val="single" w:sz="4" w:space="0" w:color="000000"/>
            </w:tcBorders>
            <w:shd w:val="clear" w:color="auto" w:fill="E6E6E6"/>
          </w:tcPr>
          <w:p w14:paraId="3D972BE6" w14:textId="77777777" w:rsidR="002658F1" w:rsidRPr="00462C38" w:rsidRDefault="002658F1" w:rsidP="00FD0E02">
            <w:pPr>
              <w:spacing w:before="100" w:after="100"/>
              <w:ind w:left="4"/>
              <w:jc w:val="both"/>
              <w:rPr>
                <w:rFonts w:eastAsia="Times New Roman" w:cs="Arial"/>
                <w:lang w:eastAsia="nl-NL"/>
              </w:rPr>
            </w:pPr>
            <w:r w:rsidRPr="00462C38">
              <w:rPr>
                <w:rFonts w:eastAsia="Times New Roman" w:cs="Arial"/>
                <w:sz w:val="24"/>
                <w:lang w:eastAsia="nl-NL"/>
              </w:rPr>
              <w:t xml:space="preserve">Author </w:t>
            </w:r>
          </w:p>
        </w:tc>
        <w:tc>
          <w:tcPr>
            <w:tcW w:w="3576" w:type="dxa"/>
            <w:tcBorders>
              <w:top w:val="single" w:sz="4" w:space="0" w:color="000000"/>
              <w:left w:val="single" w:sz="4" w:space="0" w:color="000000"/>
              <w:bottom w:val="single" w:sz="4" w:space="0" w:color="000000"/>
              <w:right w:val="single" w:sz="4" w:space="0" w:color="000000"/>
            </w:tcBorders>
            <w:shd w:val="clear" w:color="auto" w:fill="E6E6E6"/>
          </w:tcPr>
          <w:p w14:paraId="6B7BF749" w14:textId="77777777" w:rsidR="002658F1" w:rsidRPr="00462C38" w:rsidRDefault="002658F1" w:rsidP="00FD0E02">
            <w:pPr>
              <w:spacing w:before="100" w:after="100"/>
              <w:ind w:left="4"/>
              <w:jc w:val="both"/>
              <w:rPr>
                <w:rFonts w:eastAsia="Times New Roman" w:cs="Arial"/>
                <w:lang w:eastAsia="nl-NL"/>
              </w:rPr>
            </w:pPr>
            <w:r w:rsidRPr="00462C38">
              <w:rPr>
                <w:rFonts w:eastAsia="Times New Roman" w:cs="Arial"/>
                <w:sz w:val="24"/>
                <w:lang w:eastAsia="nl-NL"/>
              </w:rPr>
              <w:t xml:space="preserve">Comment </w:t>
            </w:r>
          </w:p>
        </w:tc>
      </w:tr>
      <w:tr w:rsidR="002658F1" w:rsidRPr="00462C38" w14:paraId="076F4F10" w14:textId="77777777" w:rsidTr="00987A58">
        <w:tc>
          <w:tcPr>
            <w:tcW w:w="1034" w:type="dxa"/>
            <w:tcBorders>
              <w:top w:val="single" w:sz="4" w:space="0" w:color="000000"/>
              <w:left w:val="single" w:sz="4" w:space="0" w:color="000000"/>
              <w:bottom w:val="single" w:sz="4" w:space="0" w:color="000000"/>
              <w:right w:val="single" w:sz="4" w:space="0" w:color="000000"/>
            </w:tcBorders>
            <w:vAlign w:val="center"/>
          </w:tcPr>
          <w:p w14:paraId="3047EB44" w14:textId="77777777" w:rsidR="002658F1" w:rsidRPr="00462C38" w:rsidRDefault="002658F1" w:rsidP="00FD0E02">
            <w:pPr>
              <w:spacing w:before="100" w:after="100"/>
              <w:ind w:left="2"/>
              <w:jc w:val="both"/>
              <w:rPr>
                <w:rFonts w:eastAsia="Times New Roman" w:cs="Arial"/>
                <w:lang w:eastAsia="nl-NL"/>
              </w:rPr>
            </w:pPr>
            <w:r w:rsidRPr="00462C38">
              <w:rPr>
                <w:rFonts w:eastAsia="Times New Roman" w:cs="Arial"/>
                <w:sz w:val="24"/>
                <w:lang w:eastAsia="nl-NL"/>
              </w:rPr>
              <w:t>1.0</w:t>
            </w:r>
          </w:p>
        </w:tc>
        <w:tc>
          <w:tcPr>
            <w:tcW w:w="2070" w:type="dxa"/>
            <w:tcBorders>
              <w:top w:val="single" w:sz="4" w:space="0" w:color="000000"/>
              <w:left w:val="single" w:sz="4" w:space="0" w:color="000000"/>
              <w:bottom w:val="single" w:sz="4" w:space="0" w:color="000000"/>
              <w:right w:val="single" w:sz="4" w:space="0" w:color="000000"/>
            </w:tcBorders>
            <w:vAlign w:val="center"/>
          </w:tcPr>
          <w:p w14:paraId="521967F8" w14:textId="46361110" w:rsidR="002658F1" w:rsidRPr="00462C38" w:rsidRDefault="009A4DF5" w:rsidP="00FD0E02">
            <w:pPr>
              <w:spacing w:before="100" w:after="100"/>
              <w:jc w:val="both"/>
              <w:rPr>
                <w:rFonts w:eastAsia="Times New Roman" w:cs="Arial"/>
                <w:lang w:eastAsia="nl-NL"/>
              </w:rPr>
            </w:pPr>
            <w:r>
              <w:rPr>
                <w:rFonts w:eastAsia="Times New Roman" w:cs="Arial"/>
                <w:lang w:eastAsia="nl-NL"/>
              </w:rPr>
              <w:t>30</w:t>
            </w:r>
            <w:r w:rsidR="00090C89">
              <w:rPr>
                <w:rFonts w:eastAsia="Times New Roman" w:cs="Arial"/>
                <w:lang w:eastAsia="nl-NL"/>
              </w:rPr>
              <w:t>-10-2023</w:t>
            </w:r>
          </w:p>
        </w:tc>
        <w:tc>
          <w:tcPr>
            <w:tcW w:w="2390" w:type="dxa"/>
            <w:tcBorders>
              <w:top w:val="single" w:sz="4" w:space="0" w:color="000000"/>
              <w:left w:val="single" w:sz="4" w:space="0" w:color="000000"/>
              <w:bottom w:val="single" w:sz="4" w:space="0" w:color="000000"/>
              <w:right w:val="single" w:sz="4" w:space="0" w:color="000000"/>
            </w:tcBorders>
            <w:vAlign w:val="center"/>
          </w:tcPr>
          <w:p w14:paraId="33B66DE3" w14:textId="4D0C42C7" w:rsidR="002658F1" w:rsidRPr="00462C38" w:rsidRDefault="00090C89" w:rsidP="00FD0E02">
            <w:pPr>
              <w:spacing w:before="100" w:after="100"/>
              <w:ind w:left="4"/>
              <w:jc w:val="both"/>
              <w:rPr>
                <w:rFonts w:eastAsia="Times New Roman" w:cs="Arial"/>
                <w:lang w:eastAsia="nl-NL"/>
              </w:rPr>
            </w:pPr>
            <w:r>
              <w:rPr>
                <w:rFonts w:eastAsia="Times New Roman" w:cs="Arial"/>
                <w:lang w:eastAsia="nl-NL"/>
              </w:rPr>
              <w:t>Paul Wiltjer</w:t>
            </w:r>
          </w:p>
        </w:tc>
        <w:tc>
          <w:tcPr>
            <w:tcW w:w="3576" w:type="dxa"/>
            <w:tcBorders>
              <w:top w:val="single" w:sz="4" w:space="0" w:color="000000"/>
              <w:left w:val="single" w:sz="4" w:space="0" w:color="000000"/>
              <w:bottom w:val="single" w:sz="4" w:space="0" w:color="000000"/>
              <w:right w:val="single" w:sz="4" w:space="0" w:color="000000"/>
            </w:tcBorders>
            <w:vAlign w:val="center"/>
          </w:tcPr>
          <w:p w14:paraId="78A25A4E" w14:textId="77777777" w:rsidR="002658F1" w:rsidRPr="00462C38" w:rsidRDefault="002658F1" w:rsidP="00FD0E02">
            <w:pPr>
              <w:spacing w:before="100" w:after="100"/>
              <w:ind w:left="4"/>
              <w:jc w:val="both"/>
              <w:rPr>
                <w:rFonts w:eastAsia="Times New Roman" w:cs="Arial"/>
                <w:lang w:eastAsia="nl-NL"/>
              </w:rPr>
            </w:pPr>
            <w:r w:rsidRPr="00462C38">
              <w:rPr>
                <w:rFonts w:eastAsia="Times New Roman" w:cs="Arial"/>
                <w:sz w:val="24"/>
                <w:lang w:eastAsia="nl-NL"/>
              </w:rPr>
              <w:t>First Versio</w:t>
            </w:r>
            <w:r>
              <w:rPr>
                <w:rFonts w:eastAsia="Times New Roman" w:cs="Arial"/>
                <w:sz w:val="24"/>
                <w:lang w:eastAsia="nl-NL"/>
              </w:rPr>
              <w:t>n</w:t>
            </w:r>
          </w:p>
        </w:tc>
      </w:tr>
      <w:tr w:rsidR="0070012E" w:rsidRPr="00462C38" w14:paraId="2B624926" w14:textId="77777777" w:rsidTr="00987A58">
        <w:trPr>
          <w:ins w:id="2" w:author="Johan Martens" w:date="2023-10-31T09:13:00Z"/>
        </w:trPr>
        <w:tc>
          <w:tcPr>
            <w:tcW w:w="1034" w:type="dxa"/>
            <w:tcBorders>
              <w:top w:val="single" w:sz="4" w:space="0" w:color="000000"/>
              <w:left w:val="single" w:sz="4" w:space="0" w:color="000000"/>
              <w:bottom w:val="single" w:sz="4" w:space="0" w:color="000000"/>
              <w:right w:val="single" w:sz="4" w:space="0" w:color="000000"/>
            </w:tcBorders>
            <w:vAlign w:val="center"/>
          </w:tcPr>
          <w:p w14:paraId="3418E7FF" w14:textId="531518FA" w:rsidR="0070012E" w:rsidRPr="0070012E" w:rsidRDefault="0070012E" w:rsidP="00FD0E02">
            <w:pPr>
              <w:spacing w:before="100" w:after="100"/>
              <w:ind w:left="2"/>
              <w:jc w:val="both"/>
              <w:rPr>
                <w:ins w:id="3" w:author="Johan Martens" w:date="2023-10-31T09:13:00Z"/>
                <w:rFonts w:eastAsia="Times New Roman" w:cs="Arial"/>
                <w:sz w:val="24"/>
                <w:lang w:eastAsia="nl-NL"/>
              </w:rPr>
            </w:pPr>
            <w:ins w:id="4" w:author="Johan Martens" w:date="2023-10-31T09:13:00Z">
              <w:r>
                <w:rPr>
                  <w:rFonts w:eastAsia="Times New Roman" w:cs="Arial"/>
                  <w:sz w:val="24"/>
                  <w:lang w:val="en-NL" w:eastAsia="nl-NL"/>
                </w:rPr>
                <w:t>2.0</w:t>
              </w:r>
            </w:ins>
          </w:p>
        </w:tc>
        <w:tc>
          <w:tcPr>
            <w:tcW w:w="2070" w:type="dxa"/>
            <w:tcBorders>
              <w:top w:val="single" w:sz="4" w:space="0" w:color="000000"/>
              <w:left w:val="single" w:sz="4" w:space="0" w:color="000000"/>
              <w:bottom w:val="single" w:sz="4" w:space="0" w:color="000000"/>
              <w:right w:val="single" w:sz="4" w:space="0" w:color="000000"/>
            </w:tcBorders>
            <w:vAlign w:val="center"/>
          </w:tcPr>
          <w:p w14:paraId="3A88DF74" w14:textId="77777777" w:rsidR="0070012E" w:rsidRDefault="0070012E" w:rsidP="00FD0E02">
            <w:pPr>
              <w:spacing w:before="100" w:after="100"/>
              <w:jc w:val="both"/>
              <w:rPr>
                <w:ins w:id="5" w:author="Johan Martens" w:date="2023-10-31T09:13:00Z"/>
                <w:rFonts w:eastAsia="Times New Roman" w:cs="Arial"/>
                <w:lang w:eastAsia="nl-NL"/>
              </w:rPr>
            </w:pPr>
          </w:p>
        </w:tc>
        <w:tc>
          <w:tcPr>
            <w:tcW w:w="2390" w:type="dxa"/>
            <w:tcBorders>
              <w:top w:val="single" w:sz="4" w:space="0" w:color="000000"/>
              <w:left w:val="single" w:sz="4" w:space="0" w:color="000000"/>
              <w:bottom w:val="single" w:sz="4" w:space="0" w:color="000000"/>
              <w:right w:val="single" w:sz="4" w:space="0" w:color="000000"/>
            </w:tcBorders>
            <w:vAlign w:val="center"/>
          </w:tcPr>
          <w:p w14:paraId="2FF1395D" w14:textId="77777777" w:rsidR="0070012E" w:rsidRDefault="0070012E" w:rsidP="00FD0E02">
            <w:pPr>
              <w:spacing w:before="100" w:after="100"/>
              <w:ind w:left="4"/>
              <w:jc w:val="both"/>
              <w:rPr>
                <w:ins w:id="6" w:author="Johan Martens" w:date="2023-10-31T09:13:00Z"/>
                <w:rFonts w:eastAsia="Times New Roman" w:cs="Arial"/>
                <w:lang w:eastAsia="nl-NL"/>
              </w:rPr>
            </w:pPr>
          </w:p>
        </w:tc>
        <w:tc>
          <w:tcPr>
            <w:tcW w:w="3576" w:type="dxa"/>
            <w:tcBorders>
              <w:top w:val="single" w:sz="4" w:space="0" w:color="000000"/>
              <w:left w:val="single" w:sz="4" w:space="0" w:color="000000"/>
              <w:bottom w:val="single" w:sz="4" w:space="0" w:color="000000"/>
              <w:right w:val="single" w:sz="4" w:space="0" w:color="000000"/>
            </w:tcBorders>
            <w:vAlign w:val="center"/>
          </w:tcPr>
          <w:p w14:paraId="54325E8E" w14:textId="77777777" w:rsidR="0070012E" w:rsidRPr="00462C38" w:rsidRDefault="0070012E" w:rsidP="00FD0E02">
            <w:pPr>
              <w:spacing w:before="100" w:after="100"/>
              <w:ind w:left="4"/>
              <w:jc w:val="both"/>
              <w:rPr>
                <w:ins w:id="7" w:author="Johan Martens" w:date="2023-10-31T09:13:00Z"/>
                <w:rFonts w:eastAsia="Times New Roman" w:cs="Arial"/>
                <w:sz w:val="24"/>
                <w:lang w:eastAsia="nl-NL"/>
              </w:rPr>
            </w:pPr>
          </w:p>
        </w:tc>
      </w:tr>
    </w:tbl>
    <w:p w14:paraId="5438BB81" w14:textId="77777777" w:rsidR="002658F1" w:rsidRDefault="002658F1" w:rsidP="008519F6">
      <w:pPr>
        <w:spacing w:before="100" w:after="100"/>
        <w:jc w:val="both"/>
        <w:rPr>
          <w:rFonts w:eastAsia="Times New Roman" w:cs="Arial"/>
          <w:noProof/>
          <w:color w:val="16253F"/>
          <w:sz w:val="18"/>
          <w:szCs w:val="18"/>
          <w:lang w:val="nl-NL" w:eastAsia="nl-NL"/>
        </w:rPr>
      </w:pPr>
    </w:p>
    <w:p w14:paraId="3316F323" w14:textId="40BE1F4D" w:rsidR="00163A6F" w:rsidRPr="00B70445" w:rsidRDefault="00163A6F" w:rsidP="00034D51">
      <w:pPr>
        <w:pStyle w:val="Heading1"/>
        <w:numPr>
          <w:ilvl w:val="0"/>
          <w:numId w:val="12"/>
        </w:numPr>
        <w:ind w:left="0" w:firstLine="0"/>
        <w:rPr>
          <w:sz w:val="28"/>
          <w:szCs w:val="28"/>
        </w:rPr>
      </w:pPr>
      <w:r w:rsidRPr="00B70445">
        <w:t>Introduction</w:t>
      </w:r>
      <w:bookmarkEnd w:id="1"/>
      <w:r w:rsidRPr="00B70445">
        <w:rPr>
          <w:sz w:val="28"/>
          <w:szCs w:val="28"/>
        </w:rPr>
        <w:t xml:space="preserve"> </w:t>
      </w:r>
    </w:p>
    <w:p w14:paraId="43FDF8C9" w14:textId="27730E60" w:rsidR="00B04F72" w:rsidRPr="00B70445" w:rsidRDefault="00B04F72" w:rsidP="00B04F72">
      <w:pPr>
        <w:rPr>
          <w:rFonts w:asciiTheme="majorHAnsi" w:hAnsiTheme="majorHAnsi"/>
          <w:sz w:val="20"/>
          <w:szCs w:val="20"/>
        </w:rPr>
      </w:pPr>
      <w:r w:rsidRPr="00B70445">
        <w:rPr>
          <w:rFonts w:asciiTheme="majorHAnsi" w:hAnsiTheme="majorHAnsi"/>
          <w:sz w:val="20"/>
          <w:szCs w:val="20"/>
        </w:rPr>
        <w:t xml:space="preserve">The following procedure </w:t>
      </w:r>
      <w:r w:rsidR="00755947" w:rsidRPr="00B70445">
        <w:rPr>
          <w:rFonts w:asciiTheme="majorHAnsi" w:hAnsiTheme="majorHAnsi"/>
          <w:sz w:val="20"/>
          <w:szCs w:val="20"/>
        </w:rPr>
        <w:t>is</w:t>
      </w:r>
      <w:r w:rsidRPr="00B70445">
        <w:rPr>
          <w:rFonts w:asciiTheme="majorHAnsi" w:hAnsiTheme="majorHAnsi"/>
          <w:sz w:val="20"/>
          <w:szCs w:val="20"/>
        </w:rPr>
        <w:t xml:space="preserve"> valid for Hotel Co 51 B.V. and its subsidiaries</w:t>
      </w:r>
      <w:r w:rsidR="00C84FDB" w:rsidRPr="00B70445">
        <w:rPr>
          <w:rFonts w:asciiTheme="majorHAnsi" w:hAnsiTheme="majorHAnsi"/>
          <w:sz w:val="20"/>
          <w:szCs w:val="20"/>
        </w:rPr>
        <w:t xml:space="preserve"> (Hotel Co </w:t>
      </w:r>
      <w:r w:rsidR="00D02FF0" w:rsidRPr="00B70445">
        <w:rPr>
          <w:rFonts w:asciiTheme="majorHAnsi" w:hAnsiTheme="majorHAnsi"/>
          <w:sz w:val="20"/>
          <w:szCs w:val="20"/>
        </w:rPr>
        <w:t>51)</w:t>
      </w:r>
      <w:r w:rsidRPr="00B70445">
        <w:rPr>
          <w:rFonts w:asciiTheme="majorHAnsi" w:hAnsiTheme="majorHAnsi"/>
          <w:sz w:val="20"/>
          <w:szCs w:val="20"/>
        </w:rPr>
        <w:t xml:space="preserve">. This document is valid from </w:t>
      </w:r>
      <w:r w:rsidR="0083384B">
        <w:rPr>
          <w:rFonts w:asciiTheme="majorHAnsi" w:hAnsiTheme="majorHAnsi"/>
          <w:sz w:val="20"/>
          <w:szCs w:val="20"/>
        </w:rPr>
        <w:t>3</w:t>
      </w:r>
      <w:r w:rsidR="00B54B92" w:rsidRPr="00B70445">
        <w:rPr>
          <w:rFonts w:asciiTheme="majorHAnsi" w:hAnsiTheme="majorHAnsi"/>
          <w:sz w:val="20"/>
          <w:szCs w:val="20"/>
        </w:rPr>
        <w:t>0/</w:t>
      </w:r>
      <w:r w:rsidR="00F82437">
        <w:rPr>
          <w:rFonts w:asciiTheme="majorHAnsi" w:hAnsiTheme="majorHAnsi"/>
          <w:sz w:val="20"/>
          <w:szCs w:val="20"/>
          <w:lang w:val="en-NL"/>
        </w:rPr>
        <w:t>1</w:t>
      </w:r>
      <w:r w:rsidR="0083384B">
        <w:rPr>
          <w:rFonts w:asciiTheme="majorHAnsi" w:hAnsiTheme="majorHAnsi"/>
          <w:sz w:val="20"/>
          <w:szCs w:val="20"/>
          <w:lang w:val="en-US"/>
        </w:rPr>
        <w:t>0</w:t>
      </w:r>
      <w:r w:rsidR="00B54B92" w:rsidRPr="00B70445">
        <w:rPr>
          <w:rFonts w:asciiTheme="majorHAnsi" w:hAnsiTheme="majorHAnsi"/>
          <w:sz w:val="20"/>
          <w:szCs w:val="20"/>
        </w:rPr>
        <w:t xml:space="preserve">/2023 </w:t>
      </w:r>
      <w:r w:rsidRPr="00B70445">
        <w:rPr>
          <w:rFonts w:asciiTheme="majorHAnsi" w:hAnsiTheme="majorHAnsi"/>
          <w:sz w:val="20"/>
          <w:szCs w:val="20"/>
        </w:rPr>
        <w:t xml:space="preserve">until further notice. </w:t>
      </w:r>
    </w:p>
    <w:p w14:paraId="6AE054C1" w14:textId="69F47E4B" w:rsidR="00835465" w:rsidRPr="00B70445" w:rsidRDefault="00835465" w:rsidP="00835465">
      <w:pPr>
        <w:autoSpaceDE w:val="0"/>
        <w:autoSpaceDN w:val="0"/>
        <w:adjustRightInd w:val="0"/>
        <w:contextualSpacing/>
        <w:rPr>
          <w:rFonts w:asciiTheme="majorHAnsi" w:hAnsiTheme="majorHAnsi"/>
          <w:sz w:val="20"/>
          <w:szCs w:val="20"/>
        </w:rPr>
      </w:pPr>
      <w:r w:rsidRPr="00B70445">
        <w:rPr>
          <w:rFonts w:asciiTheme="majorHAnsi" w:hAnsiTheme="majorHAnsi"/>
          <w:sz w:val="20"/>
          <w:szCs w:val="20"/>
        </w:rPr>
        <w:t>Th</w:t>
      </w:r>
      <w:r w:rsidR="00982B3A" w:rsidRPr="00B70445">
        <w:rPr>
          <w:rFonts w:asciiTheme="majorHAnsi" w:hAnsiTheme="majorHAnsi"/>
          <w:sz w:val="20"/>
          <w:szCs w:val="20"/>
        </w:rPr>
        <w:t xml:space="preserve">is </w:t>
      </w:r>
      <w:r w:rsidRPr="00B70445">
        <w:rPr>
          <w:rFonts w:asciiTheme="majorHAnsi" w:hAnsiTheme="majorHAnsi"/>
          <w:sz w:val="20"/>
          <w:szCs w:val="20"/>
        </w:rPr>
        <w:t xml:space="preserve">procedure sets out </w:t>
      </w:r>
      <w:r w:rsidR="00862E6E" w:rsidRPr="00B70445">
        <w:rPr>
          <w:rFonts w:asciiTheme="majorHAnsi" w:hAnsiTheme="majorHAnsi"/>
          <w:sz w:val="20"/>
          <w:szCs w:val="20"/>
        </w:rPr>
        <w:t xml:space="preserve">the </w:t>
      </w:r>
      <w:r w:rsidRPr="00B70445">
        <w:rPr>
          <w:rFonts w:asciiTheme="majorHAnsi" w:hAnsiTheme="majorHAnsi"/>
          <w:sz w:val="20"/>
          <w:szCs w:val="20"/>
        </w:rPr>
        <w:t xml:space="preserve">retention periods of </w:t>
      </w:r>
      <w:r w:rsidR="00BF7B19" w:rsidRPr="00B70445">
        <w:rPr>
          <w:rFonts w:asciiTheme="majorHAnsi" w:hAnsiTheme="majorHAnsi" w:cs="Arial"/>
          <w:sz w:val="20"/>
          <w:szCs w:val="20"/>
        </w:rPr>
        <w:t xml:space="preserve">digital files </w:t>
      </w:r>
      <w:r w:rsidR="00862E6E" w:rsidRPr="00B70445">
        <w:rPr>
          <w:rFonts w:asciiTheme="majorHAnsi" w:hAnsiTheme="majorHAnsi" w:cs="Arial"/>
          <w:sz w:val="20"/>
          <w:szCs w:val="20"/>
        </w:rPr>
        <w:t>and</w:t>
      </w:r>
      <w:r w:rsidR="00BF7B19" w:rsidRPr="00B70445">
        <w:rPr>
          <w:rFonts w:asciiTheme="majorHAnsi" w:hAnsiTheme="majorHAnsi" w:cs="Arial"/>
          <w:sz w:val="20"/>
          <w:szCs w:val="20"/>
        </w:rPr>
        <w:t xml:space="preserve"> paper documents </w:t>
      </w:r>
      <w:r w:rsidRPr="00B70445">
        <w:rPr>
          <w:rFonts w:asciiTheme="majorHAnsi" w:hAnsiTheme="majorHAnsi"/>
          <w:sz w:val="20"/>
          <w:szCs w:val="20"/>
        </w:rPr>
        <w:t xml:space="preserve">holding personal data </w:t>
      </w:r>
      <w:r w:rsidR="00862E6E" w:rsidRPr="00B70445">
        <w:rPr>
          <w:rFonts w:asciiTheme="majorHAnsi" w:hAnsiTheme="majorHAnsi"/>
          <w:sz w:val="20"/>
          <w:szCs w:val="20"/>
        </w:rPr>
        <w:t>of</w:t>
      </w:r>
      <w:r w:rsidRPr="00B70445">
        <w:rPr>
          <w:rFonts w:asciiTheme="majorHAnsi" w:hAnsiTheme="majorHAnsi"/>
          <w:sz w:val="20"/>
          <w:szCs w:val="20"/>
        </w:rPr>
        <w:t xml:space="preserve"> Hotel </w:t>
      </w:r>
      <w:r w:rsidR="00EF36D1" w:rsidRPr="00B70445">
        <w:rPr>
          <w:rFonts w:asciiTheme="majorHAnsi" w:hAnsiTheme="majorHAnsi"/>
          <w:sz w:val="20"/>
          <w:szCs w:val="20"/>
        </w:rPr>
        <w:t>Co 51</w:t>
      </w:r>
      <w:r w:rsidRPr="00B70445">
        <w:rPr>
          <w:rFonts w:asciiTheme="majorHAnsi" w:hAnsiTheme="majorHAnsi"/>
          <w:sz w:val="20"/>
          <w:szCs w:val="20"/>
        </w:rPr>
        <w:t xml:space="preserve">. </w:t>
      </w:r>
      <w:r w:rsidR="00222F1B" w:rsidRPr="00B70445">
        <w:rPr>
          <w:rFonts w:asciiTheme="majorHAnsi" w:hAnsiTheme="majorHAnsi"/>
          <w:sz w:val="20"/>
          <w:szCs w:val="20"/>
        </w:rPr>
        <w:t>T</w:t>
      </w:r>
      <w:r w:rsidRPr="00B70445">
        <w:rPr>
          <w:rFonts w:asciiTheme="majorHAnsi" w:hAnsiTheme="majorHAnsi"/>
          <w:sz w:val="20"/>
          <w:szCs w:val="20"/>
        </w:rPr>
        <w:t>he principles are stated on which the retention periods are based. For several categories of personal data a</w:t>
      </w:r>
      <w:r w:rsidR="00747578" w:rsidRPr="00B70445">
        <w:rPr>
          <w:rFonts w:asciiTheme="majorHAnsi" w:hAnsiTheme="majorHAnsi"/>
          <w:sz w:val="20"/>
          <w:szCs w:val="20"/>
        </w:rPr>
        <w:t>n overview of the</w:t>
      </w:r>
      <w:r w:rsidRPr="00B70445">
        <w:rPr>
          <w:rFonts w:asciiTheme="majorHAnsi" w:hAnsiTheme="majorHAnsi"/>
          <w:sz w:val="20"/>
          <w:szCs w:val="20"/>
        </w:rPr>
        <w:t xml:space="preserve"> retention </w:t>
      </w:r>
      <w:r w:rsidR="00747578" w:rsidRPr="00B70445">
        <w:rPr>
          <w:rFonts w:asciiTheme="majorHAnsi" w:hAnsiTheme="majorHAnsi"/>
          <w:sz w:val="20"/>
          <w:szCs w:val="20"/>
        </w:rPr>
        <w:t>periods is</w:t>
      </w:r>
      <w:r w:rsidRPr="00B70445">
        <w:rPr>
          <w:rFonts w:asciiTheme="majorHAnsi" w:hAnsiTheme="majorHAnsi"/>
          <w:sz w:val="20"/>
          <w:szCs w:val="20"/>
        </w:rPr>
        <w:t xml:space="preserve"> enclosed.</w:t>
      </w:r>
    </w:p>
    <w:p w14:paraId="11075FBA" w14:textId="21708B8D" w:rsidR="003535E8" w:rsidRPr="00B70445" w:rsidRDefault="00816D00" w:rsidP="00034D51">
      <w:pPr>
        <w:pStyle w:val="Heading1"/>
        <w:numPr>
          <w:ilvl w:val="0"/>
          <w:numId w:val="12"/>
        </w:numPr>
        <w:ind w:left="0" w:firstLine="0"/>
      </w:pPr>
      <w:r w:rsidRPr="00B70445">
        <w:t>Scope</w:t>
      </w:r>
    </w:p>
    <w:p w14:paraId="7491BD46" w14:textId="446F5380" w:rsidR="00EF36D1" w:rsidRPr="00B70445" w:rsidRDefault="00EF36D1" w:rsidP="00EF36D1">
      <w:pPr>
        <w:jc w:val="both"/>
        <w:rPr>
          <w:rFonts w:asciiTheme="majorHAnsi" w:hAnsiTheme="majorHAnsi"/>
          <w:sz w:val="20"/>
          <w:szCs w:val="20"/>
        </w:rPr>
      </w:pPr>
      <w:r w:rsidRPr="00B70445">
        <w:rPr>
          <w:rFonts w:asciiTheme="majorHAnsi" w:hAnsiTheme="majorHAnsi"/>
          <w:sz w:val="20"/>
          <w:szCs w:val="20"/>
        </w:rPr>
        <w:t xml:space="preserve">This procedure </w:t>
      </w:r>
      <w:r w:rsidR="00F52B25" w:rsidRPr="00B70445">
        <w:rPr>
          <w:rFonts w:asciiTheme="majorHAnsi" w:hAnsiTheme="majorHAnsi"/>
          <w:sz w:val="20"/>
          <w:szCs w:val="20"/>
        </w:rPr>
        <w:t>applies</w:t>
      </w:r>
      <w:r w:rsidR="00D1279D" w:rsidRPr="00B70445">
        <w:rPr>
          <w:rFonts w:asciiTheme="majorHAnsi" w:hAnsiTheme="majorHAnsi"/>
          <w:sz w:val="20"/>
          <w:szCs w:val="20"/>
        </w:rPr>
        <w:t xml:space="preserve"> </w:t>
      </w:r>
      <w:r w:rsidRPr="00B70445">
        <w:rPr>
          <w:rFonts w:asciiTheme="majorHAnsi" w:hAnsiTheme="majorHAnsi"/>
          <w:sz w:val="20"/>
          <w:szCs w:val="20"/>
        </w:rPr>
        <w:t>to</w:t>
      </w:r>
      <w:r w:rsidR="00D1279D" w:rsidRPr="00B70445">
        <w:rPr>
          <w:rFonts w:asciiTheme="majorHAnsi" w:hAnsiTheme="majorHAnsi"/>
          <w:sz w:val="20"/>
          <w:szCs w:val="20"/>
        </w:rPr>
        <w:t xml:space="preserve"> </w:t>
      </w:r>
      <w:r w:rsidR="00603F1C" w:rsidRPr="00B70445">
        <w:rPr>
          <w:rFonts w:asciiTheme="majorHAnsi" w:hAnsiTheme="majorHAnsi"/>
          <w:sz w:val="20"/>
          <w:szCs w:val="20"/>
        </w:rPr>
        <w:t>all employees of Hotel Co 51.</w:t>
      </w:r>
    </w:p>
    <w:p w14:paraId="6C4F81AD" w14:textId="2DB12E44" w:rsidR="00F52B25" w:rsidRPr="00B70445" w:rsidRDefault="00F52B25" w:rsidP="03E68CE8">
      <w:pPr>
        <w:rPr>
          <w:rFonts w:asciiTheme="majorHAnsi" w:hAnsiTheme="majorHAnsi"/>
          <w:sz w:val="20"/>
          <w:szCs w:val="20"/>
        </w:rPr>
      </w:pPr>
      <w:r w:rsidRPr="03E68CE8">
        <w:rPr>
          <w:rFonts w:asciiTheme="majorHAnsi" w:hAnsiTheme="majorHAnsi"/>
          <w:sz w:val="20"/>
          <w:szCs w:val="20"/>
        </w:rPr>
        <w:t xml:space="preserve">This procedure applies to all processes and systems that process personal data. Examples of </w:t>
      </w:r>
      <w:r w:rsidR="006832B8" w:rsidRPr="03E68CE8">
        <w:rPr>
          <w:rFonts w:asciiTheme="majorHAnsi" w:hAnsiTheme="majorHAnsi" w:cs="Arial"/>
          <w:sz w:val="20"/>
          <w:szCs w:val="20"/>
        </w:rPr>
        <w:t xml:space="preserve">digital files and paper documents </w:t>
      </w:r>
      <w:r w:rsidR="006832B8" w:rsidRPr="03E68CE8">
        <w:rPr>
          <w:rFonts w:asciiTheme="majorHAnsi" w:hAnsiTheme="majorHAnsi"/>
          <w:sz w:val="20"/>
          <w:szCs w:val="20"/>
        </w:rPr>
        <w:t xml:space="preserve">holding personal data </w:t>
      </w:r>
      <w:r w:rsidRPr="03E68CE8">
        <w:rPr>
          <w:rFonts w:asciiTheme="majorHAnsi" w:hAnsiTheme="majorHAnsi"/>
          <w:sz w:val="20"/>
          <w:szCs w:val="20"/>
        </w:rPr>
        <w:t>include:</w:t>
      </w:r>
      <w:r>
        <w:br/>
      </w:r>
      <w:r w:rsidRPr="03E68CE8">
        <w:rPr>
          <w:rFonts w:asciiTheme="majorHAnsi" w:hAnsiTheme="majorHAnsi"/>
          <w:sz w:val="20"/>
          <w:szCs w:val="20"/>
        </w:rPr>
        <w:t>- Paper documents (</w:t>
      </w:r>
      <w:r w:rsidR="735AB606" w:rsidRPr="03E68CE8">
        <w:rPr>
          <w:rFonts w:asciiTheme="majorHAnsi" w:hAnsiTheme="majorHAnsi"/>
          <w:sz w:val="20"/>
          <w:szCs w:val="20"/>
        </w:rPr>
        <w:t xml:space="preserve">e.g. </w:t>
      </w:r>
      <w:r w:rsidRPr="03E68CE8">
        <w:rPr>
          <w:rFonts w:asciiTheme="majorHAnsi" w:hAnsiTheme="majorHAnsi"/>
          <w:sz w:val="20"/>
          <w:szCs w:val="20"/>
        </w:rPr>
        <w:t>registration cards, invoices)</w:t>
      </w:r>
      <w:r>
        <w:br/>
      </w:r>
      <w:r w:rsidRPr="03E68CE8">
        <w:rPr>
          <w:rFonts w:asciiTheme="majorHAnsi" w:hAnsiTheme="majorHAnsi"/>
          <w:sz w:val="20"/>
          <w:szCs w:val="20"/>
        </w:rPr>
        <w:t>- Digital files</w:t>
      </w:r>
      <w:r w:rsidR="007201DE" w:rsidRPr="03E68CE8">
        <w:rPr>
          <w:rFonts w:asciiTheme="majorHAnsi" w:hAnsiTheme="majorHAnsi"/>
          <w:sz w:val="20"/>
          <w:szCs w:val="20"/>
        </w:rPr>
        <w:t xml:space="preserve"> (</w:t>
      </w:r>
      <w:r w:rsidR="755DBDD6" w:rsidRPr="03E68CE8">
        <w:rPr>
          <w:rFonts w:asciiTheme="majorHAnsi" w:hAnsiTheme="majorHAnsi"/>
          <w:sz w:val="20"/>
          <w:szCs w:val="20"/>
        </w:rPr>
        <w:t xml:space="preserve">e.g. </w:t>
      </w:r>
      <w:r w:rsidR="003C2E3D" w:rsidRPr="03E68CE8">
        <w:rPr>
          <w:rFonts w:asciiTheme="majorHAnsi" w:hAnsiTheme="majorHAnsi"/>
          <w:sz w:val="20"/>
          <w:szCs w:val="20"/>
        </w:rPr>
        <w:t>personnel files</w:t>
      </w:r>
      <w:r w:rsidR="0081346B" w:rsidRPr="03E68CE8">
        <w:rPr>
          <w:rFonts w:asciiTheme="majorHAnsi" w:hAnsiTheme="majorHAnsi"/>
          <w:sz w:val="20"/>
          <w:szCs w:val="20"/>
        </w:rPr>
        <w:t>)</w:t>
      </w:r>
      <w:r>
        <w:br/>
      </w:r>
      <w:r w:rsidRPr="03E68CE8">
        <w:rPr>
          <w:rFonts w:asciiTheme="majorHAnsi" w:hAnsiTheme="majorHAnsi"/>
          <w:sz w:val="20"/>
          <w:szCs w:val="20"/>
        </w:rPr>
        <w:t>- Video files (</w:t>
      </w:r>
      <w:r w:rsidR="500A3778" w:rsidRPr="03E68CE8">
        <w:rPr>
          <w:rFonts w:asciiTheme="majorHAnsi" w:hAnsiTheme="majorHAnsi"/>
          <w:sz w:val="20"/>
          <w:szCs w:val="20"/>
        </w:rPr>
        <w:t xml:space="preserve">e.g. </w:t>
      </w:r>
      <w:r w:rsidRPr="03E68CE8">
        <w:rPr>
          <w:rFonts w:asciiTheme="majorHAnsi" w:hAnsiTheme="majorHAnsi"/>
          <w:sz w:val="20"/>
          <w:szCs w:val="20"/>
        </w:rPr>
        <w:t>CCTV)</w:t>
      </w:r>
    </w:p>
    <w:p w14:paraId="5DBE3089" w14:textId="3B04CD5E" w:rsidR="00EF36D1" w:rsidRPr="00B70445" w:rsidRDefault="005174E4" w:rsidP="00034D51">
      <w:pPr>
        <w:pStyle w:val="Heading1"/>
        <w:numPr>
          <w:ilvl w:val="0"/>
          <w:numId w:val="12"/>
        </w:numPr>
        <w:ind w:left="0" w:firstLine="0"/>
      </w:pPr>
      <w:r w:rsidRPr="00B70445">
        <w:t>Principles</w:t>
      </w:r>
    </w:p>
    <w:p w14:paraId="5D05C62C" w14:textId="6D8A8978" w:rsidR="00EF36D1" w:rsidRPr="00B70445" w:rsidRDefault="00317CE4" w:rsidP="00317CE4">
      <w:pPr>
        <w:rPr>
          <w:rFonts w:asciiTheme="majorHAnsi" w:hAnsiTheme="majorHAnsi"/>
          <w:b/>
          <w:sz w:val="20"/>
          <w:szCs w:val="20"/>
        </w:rPr>
      </w:pPr>
      <w:r w:rsidRPr="00B70445">
        <w:rPr>
          <w:rFonts w:asciiTheme="majorHAnsi" w:hAnsiTheme="majorHAnsi"/>
          <w:sz w:val="20"/>
          <w:szCs w:val="20"/>
        </w:rPr>
        <w:t xml:space="preserve">All </w:t>
      </w:r>
      <w:r w:rsidR="00835465" w:rsidRPr="00B70445">
        <w:rPr>
          <w:rFonts w:asciiTheme="majorHAnsi" w:hAnsiTheme="majorHAnsi"/>
          <w:sz w:val="20"/>
          <w:szCs w:val="20"/>
        </w:rPr>
        <w:t>retention periods are set according to and based on the following principle</w:t>
      </w:r>
      <w:r w:rsidR="00CD3625" w:rsidRPr="00B70445">
        <w:rPr>
          <w:rFonts w:asciiTheme="majorHAnsi" w:hAnsiTheme="majorHAnsi"/>
          <w:sz w:val="20"/>
          <w:szCs w:val="20"/>
        </w:rPr>
        <w:t>s</w:t>
      </w:r>
      <w:r w:rsidR="00835465" w:rsidRPr="00B70445">
        <w:rPr>
          <w:rFonts w:asciiTheme="majorHAnsi" w:hAnsiTheme="majorHAnsi"/>
          <w:sz w:val="20"/>
          <w:szCs w:val="20"/>
        </w:rPr>
        <w:t>:</w:t>
      </w:r>
    </w:p>
    <w:p w14:paraId="272CE47C" w14:textId="4ABD4623" w:rsidR="00EE5D87" w:rsidRPr="00B70445" w:rsidRDefault="00EE5D87" w:rsidP="00EE5D87">
      <w:pPr>
        <w:rPr>
          <w:rFonts w:asciiTheme="majorHAnsi" w:hAnsiTheme="majorHAnsi"/>
          <w:sz w:val="20"/>
          <w:szCs w:val="20"/>
        </w:rPr>
      </w:pPr>
      <w:r w:rsidRPr="00B70445">
        <w:rPr>
          <w:rFonts w:asciiTheme="majorHAnsi" w:hAnsiTheme="majorHAnsi"/>
          <w:b/>
          <w:sz w:val="20"/>
          <w:szCs w:val="20"/>
        </w:rPr>
        <w:t>Purpose limitation</w:t>
      </w:r>
      <w:r w:rsidRPr="00B70445">
        <w:rPr>
          <w:rFonts w:asciiTheme="majorHAnsi" w:hAnsiTheme="majorHAnsi"/>
          <w:sz w:val="20"/>
          <w:szCs w:val="20"/>
        </w:rPr>
        <w:t xml:space="preserve">: personal data shall be collected for </w:t>
      </w:r>
      <w:r w:rsidR="00AF4049" w:rsidRPr="00B70445">
        <w:rPr>
          <w:rFonts w:asciiTheme="majorHAnsi" w:hAnsiTheme="majorHAnsi"/>
          <w:sz w:val="20"/>
          <w:szCs w:val="20"/>
        </w:rPr>
        <w:t xml:space="preserve">a </w:t>
      </w:r>
      <w:r w:rsidRPr="00B70445">
        <w:rPr>
          <w:rFonts w:asciiTheme="majorHAnsi" w:hAnsiTheme="majorHAnsi"/>
          <w:sz w:val="20"/>
          <w:szCs w:val="20"/>
        </w:rPr>
        <w:t>specifi</w:t>
      </w:r>
      <w:r w:rsidR="00AF4049" w:rsidRPr="00B70445">
        <w:rPr>
          <w:rFonts w:asciiTheme="majorHAnsi" w:hAnsiTheme="majorHAnsi"/>
          <w:sz w:val="20"/>
          <w:szCs w:val="20"/>
        </w:rPr>
        <w:t xml:space="preserve">c </w:t>
      </w:r>
      <w:r w:rsidRPr="00B70445">
        <w:rPr>
          <w:rFonts w:asciiTheme="majorHAnsi" w:hAnsiTheme="majorHAnsi"/>
          <w:sz w:val="20"/>
          <w:szCs w:val="20"/>
        </w:rPr>
        <w:t xml:space="preserve">purpose and not </w:t>
      </w:r>
      <w:r w:rsidR="008D61D7" w:rsidRPr="00B70445">
        <w:rPr>
          <w:rFonts w:asciiTheme="majorHAnsi" w:hAnsiTheme="majorHAnsi"/>
          <w:sz w:val="20"/>
          <w:szCs w:val="20"/>
        </w:rPr>
        <w:t xml:space="preserve">be </w:t>
      </w:r>
      <w:r w:rsidRPr="00B70445">
        <w:rPr>
          <w:rFonts w:asciiTheme="majorHAnsi" w:hAnsiTheme="majorHAnsi"/>
          <w:sz w:val="20"/>
          <w:szCs w:val="20"/>
        </w:rPr>
        <w:t xml:space="preserve">processed </w:t>
      </w:r>
      <w:r w:rsidR="008D61D7" w:rsidRPr="00B70445">
        <w:rPr>
          <w:rFonts w:asciiTheme="majorHAnsi" w:hAnsiTheme="majorHAnsi"/>
          <w:sz w:val="20"/>
          <w:szCs w:val="20"/>
        </w:rPr>
        <w:t>for different</w:t>
      </w:r>
      <w:r w:rsidRPr="00B70445">
        <w:rPr>
          <w:rFonts w:asciiTheme="majorHAnsi" w:hAnsiTheme="majorHAnsi"/>
          <w:sz w:val="20"/>
          <w:szCs w:val="20"/>
        </w:rPr>
        <w:t xml:space="preserve"> purposes</w:t>
      </w:r>
      <w:r w:rsidR="00EA642F" w:rsidRPr="00B70445">
        <w:rPr>
          <w:rFonts w:asciiTheme="majorHAnsi" w:hAnsiTheme="majorHAnsi"/>
          <w:sz w:val="20"/>
          <w:szCs w:val="20"/>
        </w:rPr>
        <w:t xml:space="preserve"> </w:t>
      </w:r>
      <w:r w:rsidR="002830A6" w:rsidRPr="00B70445">
        <w:rPr>
          <w:rFonts w:asciiTheme="majorHAnsi" w:hAnsiTheme="majorHAnsi"/>
          <w:sz w:val="20"/>
          <w:szCs w:val="20"/>
        </w:rPr>
        <w:t>for which</w:t>
      </w:r>
      <w:r w:rsidR="006029B0" w:rsidRPr="00B70445">
        <w:rPr>
          <w:rFonts w:asciiTheme="majorHAnsi" w:hAnsiTheme="majorHAnsi"/>
          <w:sz w:val="20"/>
          <w:szCs w:val="20"/>
        </w:rPr>
        <w:t xml:space="preserve"> they are collected</w:t>
      </w:r>
      <w:r w:rsidRPr="00B70445">
        <w:rPr>
          <w:rFonts w:asciiTheme="majorHAnsi" w:hAnsiTheme="majorHAnsi"/>
          <w:sz w:val="20"/>
          <w:szCs w:val="20"/>
        </w:rPr>
        <w:t>.</w:t>
      </w:r>
    </w:p>
    <w:p w14:paraId="71E66513" w14:textId="64EA58FE" w:rsidR="00835465" w:rsidRPr="00B70445" w:rsidRDefault="00835465" w:rsidP="00317CE4">
      <w:pPr>
        <w:rPr>
          <w:rFonts w:asciiTheme="majorHAnsi" w:hAnsiTheme="majorHAnsi"/>
          <w:sz w:val="20"/>
          <w:szCs w:val="20"/>
        </w:rPr>
      </w:pPr>
      <w:r w:rsidRPr="00B70445">
        <w:rPr>
          <w:rFonts w:asciiTheme="majorHAnsi" w:hAnsiTheme="majorHAnsi"/>
          <w:b/>
          <w:sz w:val="20"/>
          <w:szCs w:val="20"/>
        </w:rPr>
        <w:t xml:space="preserve">Data minimisation: </w:t>
      </w:r>
      <w:r w:rsidRPr="00B70445">
        <w:rPr>
          <w:rFonts w:asciiTheme="majorHAnsi" w:hAnsiTheme="majorHAnsi"/>
          <w:sz w:val="20"/>
          <w:szCs w:val="20"/>
        </w:rPr>
        <w:t>personal data shall be</w:t>
      </w:r>
      <w:r w:rsidR="0045795F" w:rsidRPr="00B70445">
        <w:rPr>
          <w:rFonts w:asciiTheme="majorHAnsi" w:hAnsiTheme="majorHAnsi"/>
          <w:sz w:val="20"/>
          <w:szCs w:val="20"/>
        </w:rPr>
        <w:t xml:space="preserve"> </w:t>
      </w:r>
      <w:r w:rsidRPr="00B70445">
        <w:rPr>
          <w:rFonts w:asciiTheme="majorHAnsi" w:hAnsiTheme="majorHAnsi"/>
          <w:sz w:val="20"/>
          <w:szCs w:val="20"/>
        </w:rPr>
        <w:t xml:space="preserve">relevant and limited to what is necessary </w:t>
      </w:r>
      <w:r w:rsidR="0045795F" w:rsidRPr="00B70445">
        <w:rPr>
          <w:rFonts w:asciiTheme="majorHAnsi" w:hAnsiTheme="majorHAnsi"/>
          <w:sz w:val="20"/>
          <w:szCs w:val="20"/>
        </w:rPr>
        <w:t>for</w:t>
      </w:r>
      <w:r w:rsidRPr="00B70445">
        <w:rPr>
          <w:rFonts w:asciiTheme="majorHAnsi" w:hAnsiTheme="majorHAnsi"/>
          <w:sz w:val="20"/>
          <w:szCs w:val="20"/>
        </w:rPr>
        <w:t xml:space="preserve"> the purpose for which they are processed</w:t>
      </w:r>
      <w:r w:rsidR="0045795F" w:rsidRPr="00B70445">
        <w:rPr>
          <w:rFonts w:asciiTheme="majorHAnsi" w:hAnsiTheme="majorHAnsi"/>
          <w:sz w:val="20"/>
          <w:szCs w:val="20"/>
        </w:rPr>
        <w:t>.</w:t>
      </w:r>
      <w:r w:rsidR="00EA6405" w:rsidRPr="00B70445">
        <w:rPr>
          <w:rFonts w:asciiTheme="majorHAnsi" w:hAnsiTheme="majorHAnsi"/>
          <w:sz w:val="20"/>
          <w:szCs w:val="20"/>
        </w:rPr>
        <w:t xml:space="preserve"> No irrelevant</w:t>
      </w:r>
      <w:r w:rsidR="00A16621" w:rsidRPr="00B70445">
        <w:rPr>
          <w:rFonts w:asciiTheme="majorHAnsi" w:hAnsiTheme="majorHAnsi"/>
          <w:sz w:val="20"/>
          <w:szCs w:val="20"/>
        </w:rPr>
        <w:t xml:space="preserve"> or purposeless personal data shall be collected.</w:t>
      </w:r>
    </w:p>
    <w:p w14:paraId="144709CB" w14:textId="176FFFA9" w:rsidR="002C4A87" w:rsidRPr="00B70445" w:rsidRDefault="002C4A87" w:rsidP="00317CE4">
      <w:pPr>
        <w:rPr>
          <w:rFonts w:asciiTheme="majorHAnsi" w:hAnsiTheme="majorHAnsi"/>
          <w:sz w:val="20"/>
          <w:szCs w:val="20"/>
        </w:rPr>
      </w:pPr>
      <w:r w:rsidRPr="00B70445">
        <w:rPr>
          <w:rFonts w:asciiTheme="majorHAnsi" w:hAnsiTheme="majorHAnsi"/>
          <w:b/>
          <w:sz w:val="20"/>
          <w:szCs w:val="20"/>
        </w:rPr>
        <w:lastRenderedPageBreak/>
        <w:t>Storage limitation</w:t>
      </w:r>
      <w:r w:rsidRPr="00B70445">
        <w:rPr>
          <w:rFonts w:asciiTheme="majorHAnsi" w:hAnsiTheme="majorHAnsi"/>
          <w:sz w:val="20"/>
          <w:szCs w:val="20"/>
        </w:rPr>
        <w:t>: personal data shall be stored</w:t>
      </w:r>
      <w:r w:rsidR="0069055A" w:rsidRPr="00B70445">
        <w:rPr>
          <w:rFonts w:asciiTheme="majorHAnsi" w:hAnsiTheme="majorHAnsi"/>
          <w:sz w:val="20"/>
          <w:szCs w:val="20"/>
        </w:rPr>
        <w:t xml:space="preserve"> according to their legal retention period</w:t>
      </w:r>
      <w:r w:rsidR="00541950" w:rsidRPr="00B70445">
        <w:rPr>
          <w:rFonts w:asciiTheme="majorHAnsi" w:hAnsiTheme="majorHAnsi"/>
          <w:sz w:val="20"/>
          <w:szCs w:val="20"/>
        </w:rPr>
        <w:t>. If there is no legal retention period</w:t>
      </w:r>
      <w:r w:rsidR="00A042BD" w:rsidRPr="00B70445">
        <w:rPr>
          <w:rFonts w:asciiTheme="majorHAnsi" w:hAnsiTheme="majorHAnsi"/>
          <w:sz w:val="20"/>
          <w:szCs w:val="20"/>
        </w:rPr>
        <w:t xml:space="preserve">, personal </w:t>
      </w:r>
      <w:r w:rsidR="005E7CCC" w:rsidRPr="00B70445">
        <w:rPr>
          <w:rFonts w:asciiTheme="majorHAnsi" w:hAnsiTheme="majorHAnsi"/>
          <w:sz w:val="20"/>
          <w:szCs w:val="20"/>
        </w:rPr>
        <w:t>d</w:t>
      </w:r>
      <w:r w:rsidR="00917CDE" w:rsidRPr="00B70445">
        <w:rPr>
          <w:rFonts w:asciiTheme="majorHAnsi" w:hAnsiTheme="majorHAnsi"/>
          <w:sz w:val="20"/>
          <w:szCs w:val="20"/>
        </w:rPr>
        <w:t xml:space="preserve">ata </w:t>
      </w:r>
      <w:r w:rsidR="00886AD6" w:rsidRPr="00B70445">
        <w:rPr>
          <w:rFonts w:asciiTheme="majorHAnsi" w:hAnsiTheme="majorHAnsi"/>
          <w:sz w:val="20"/>
          <w:szCs w:val="20"/>
        </w:rPr>
        <w:t xml:space="preserve">shall be stored </w:t>
      </w:r>
      <w:r w:rsidRPr="00B70445">
        <w:rPr>
          <w:rFonts w:asciiTheme="majorHAnsi" w:hAnsiTheme="majorHAnsi"/>
          <w:sz w:val="20"/>
          <w:szCs w:val="20"/>
        </w:rPr>
        <w:t>no longer than is necessary for the purpose for which the personal data are processed.</w:t>
      </w:r>
    </w:p>
    <w:p w14:paraId="2F88BC1D" w14:textId="25E5D322" w:rsidR="00835465" w:rsidRPr="00B70445" w:rsidRDefault="00835465" w:rsidP="03E68CE8">
      <w:pPr>
        <w:rPr>
          <w:rFonts w:asciiTheme="majorHAnsi" w:hAnsiTheme="majorHAnsi"/>
          <w:sz w:val="20"/>
          <w:szCs w:val="20"/>
        </w:rPr>
      </w:pPr>
      <w:r w:rsidRPr="03E68CE8">
        <w:rPr>
          <w:rFonts w:asciiTheme="majorHAnsi" w:hAnsiTheme="majorHAnsi"/>
          <w:b/>
          <w:bCs/>
          <w:sz w:val="20"/>
          <w:szCs w:val="20"/>
        </w:rPr>
        <w:t>Country specific</w:t>
      </w:r>
      <w:r w:rsidR="00317CE4" w:rsidRPr="03E68CE8">
        <w:rPr>
          <w:rFonts w:asciiTheme="majorHAnsi" w:hAnsiTheme="majorHAnsi"/>
          <w:b/>
          <w:bCs/>
          <w:sz w:val="20"/>
          <w:szCs w:val="20"/>
        </w:rPr>
        <w:t xml:space="preserve"> obligations</w:t>
      </w:r>
      <w:r w:rsidRPr="03E68CE8">
        <w:rPr>
          <w:rFonts w:asciiTheme="majorHAnsi" w:hAnsiTheme="majorHAnsi"/>
          <w:sz w:val="20"/>
          <w:szCs w:val="20"/>
        </w:rPr>
        <w:t xml:space="preserve">: </w:t>
      </w:r>
      <w:r w:rsidR="00917CDE" w:rsidRPr="03E68CE8">
        <w:rPr>
          <w:rFonts w:asciiTheme="majorHAnsi" w:hAnsiTheme="majorHAnsi"/>
          <w:sz w:val="20"/>
          <w:szCs w:val="20"/>
        </w:rPr>
        <w:t>w</w:t>
      </w:r>
      <w:r w:rsidRPr="03E68CE8">
        <w:rPr>
          <w:rFonts w:asciiTheme="majorHAnsi" w:hAnsiTheme="majorHAnsi"/>
          <w:sz w:val="20"/>
          <w:szCs w:val="20"/>
        </w:rPr>
        <w:t xml:space="preserve">hen establishing retention periods local country specific </w:t>
      </w:r>
      <w:r w:rsidR="009E7BED" w:rsidRPr="03E68CE8">
        <w:rPr>
          <w:rFonts w:asciiTheme="majorHAnsi" w:hAnsiTheme="majorHAnsi"/>
          <w:sz w:val="20"/>
          <w:szCs w:val="20"/>
        </w:rPr>
        <w:t xml:space="preserve">rules </w:t>
      </w:r>
      <w:r w:rsidR="00D81C1E" w:rsidRPr="03E68CE8">
        <w:rPr>
          <w:rFonts w:asciiTheme="majorHAnsi" w:hAnsiTheme="majorHAnsi"/>
          <w:sz w:val="20"/>
          <w:szCs w:val="20"/>
        </w:rPr>
        <w:t>are</w:t>
      </w:r>
      <w:r w:rsidRPr="03E68CE8">
        <w:rPr>
          <w:rFonts w:asciiTheme="majorHAnsi" w:hAnsiTheme="majorHAnsi"/>
          <w:sz w:val="20"/>
          <w:szCs w:val="20"/>
        </w:rPr>
        <w:t xml:space="preserve"> </w:t>
      </w:r>
      <w:r w:rsidR="60F92B15" w:rsidRPr="03E68CE8">
        <w:rPr>
          <w:rFonts w:asciiTheme="majorHAnsi" w:hAnsiTheme="majorHAnsi"/>
          <w:sz w:val="20"/>
          <w:szCs w:val="20"/>
        </w:rPr>
        <w:t>considered</w:t>
      </w:r>
      <w:r w:rsidRPr="03E68CE8">
        <w:rPr>
          <w:rFonts w:asciiTheme="majorHAnsi" w:hAnsiTheme="majorHAnsi"/>
          <w:sz w:val="20"/>
          <w:szCs w:val="20"/>
        </w:rPr>
        <w:t xml:space="preserve">. </w:t>
      </w:r>
      <w:r w:rsidR="003407FB" w:rsidRPr="03E68CE8">
        <w:rPr>
          <w:rFonts w:asciiTheme="majorHAnsi" w:hAnsiTheme="majorHAnsi"/>
          <w:sz w:val="20"/>
          <w:szCs w:val="20"/>
        </w:rPr>
        <w:t>C</w:t>
      </w:r>
      <w:r w:rsidRPr="03E68CE8">
        <w:rPr>
          <w:rFonts w:asciiTheme="majorHAnsi" w:hAnsiTheme="majorHAnsi"/>
          <w:sz w:val="20"/>
          <w:szCs w:val="20"/>
        </w:rPr>
        <w:t xml:space="preserve">hapter </w:t>
      </w:r>
      <w:r w:rsidR="00AB7EB7" w:rsidRPr="03E68CE8">
        <w:rPr>
          <w:rFonts w:asciiTheme="majorHAnsi" w:hAnsiTheme="majorHAnsi"/>
          <w:sz w:val="20"/>
          <w:szCs w:val="20"/>
        </w:rPr>
        <w:t>6</w:t>
      </w:r>
      <w:r w:rsidRPr="03E68CE8">
        <w:rPr>
          <w:rFonts w:asciiTheme="majorHAnsi" w:hAnsiTheme="majorHAnsi"/>
          <w:sz w:val="20"/>
          <w:szCs w:val="20"/>
        </w:rPr>
        <w:t xml:space="preserve"> show</w:t>
      </w:r>
      <w:r w:rsidR="00DD6533" w:rsidRPr="03E68CE8">
        <w:rPr>
          <w:rFonts w:asciiTheme="majorHAnsi" w:hAnsiTheme="majorHAnsi"/>
          <w:sz w:val="20"/>
          <w:szCs w:val="20"/>
        </w:rPr>
        <w:t>s</w:t>
      </w:r>
      <w:r w:rsidRPr="03E68CE8">
        <w:rPr>
          <w:rFonts w:asciiTheme="majorHAnsi" w:hAnsiTheme="majorHAnsi"/>
          <w:sz w:val="20"/>
          <w:szCs w:val="20"/>
        </w:rPr>
        <w:t xml:space="preserve"> </w:t>
      </w:r>
      <w:r w:rsidR="00DD6533" w:rsidRPr="03E68CE8">
        <w:rPr>
          <w:rFonts w:asciiTheme="majorHAnsi" w:hAnsiTheme="majorHAnsi"/>
          <w:sz w:val="20"/>
          <w:szCs w:val="20"/>
        </w:rPr>
        <w:t xml:space="preserve">an </w:t>
      </w:r>
      <w:r w:rsidRPr="03E68CE8">
        <w:rPr>
          <w:rFonts w:asciiTheme="majorHAnsi" w:hAnsiTheme="majorHAnsi"/>
          <w:sz w:val="20"/>
          <w:szCs w:val="20"/>
        </w:rPr>
        <w:t>overview</w:t>
      </w:r>
      <w:r w:rsidR="00DD6533" w:rsidRPr="03E68CE8">
        <w:rPr>
          <w:rFonts w:asciiTheme="majorHAnsi" w:hAnsiTheme="majorHAnsi"/>
          <w:sz w:val="20"/>
          <w:szCs w:val="20"/>
        </w:rPr>
        <w:t xml:space="preserve"> of country specific retention periods</w:t>
      </w:r>
      <w:r w:rsidRPr="03E68CE8">
        <w:rPr>
          <w:rFonts w:asciiTheme="majorHAnsi" w:hAnsiTheme="majorHAnsi"/>
          <w:sz w:val="20"/>
          <w:szCs w:val="20"/>
        </w:rPr>
        <w:t xml:space="preserve">. </w:t>
      </w:r>
    </w:p>
    <w:p w14:paraId="1829634A" w14:textId="4B0A2AE9" w:rsidR="009E7BED" w:rsidRPr="00B70445" w:rsidRDefault="005174E4" w:rsidP="00034D51">
      <w:pPr>
        <w:pStyle w:val="Heading1"/>
        <w:numPr>
          <w:ilvl w:val="0"/>
          <w:numId w:val="12"/>
        </w:numPr>
        <w:ind w:left="0" w:firstLine="0"/>
      </w:pPr>
      <w:r w:rsidRPr="00B70445">
        <w:t>Responsibilities</w:t>
      </w:r>
    </w:p>
    <w:p w14:paraId="79F8E440" w14:textId="2C97CDA0" w:rsidR="00835465" w:rsidRPr="00B70445" w:rsidRDefault="6822B020" w:rsidP="13F5212B">
      <w:pPr>
        <w:rPr>
          <w:rFonts w:asciiTheme="majorHAnsi" w:hAnsiTheme="majorHAnsi" w:cs="Arial"/>
          <w:sz w:val="20"/>
          <w:szCs w:val="20"/>
        </w:rPr>
      </w:pPr>
      <w:r w:rsidRPr="13F5212B">
        <w:rPr>
          <w:rFonts w:asciiTheme="majorHAnsi" w:hAnsiTheme="majorHAnsi"/>
          <w:sz w:val="20"/>
          <w:szCs w:val="20"/>
        </w:rPr>
        <w:t>Ultimately r</w:t>
      </w:r>
      <w:r w:rsidR="00800510" w:rsidRPr="13F5212B">
        <w:rPr>
          <w:rFonts w:asciiTheme="majorHAnsi" w:hAnsiTheme="majorHAnsi"/>
          <w:sz w:val="20"/>
          <w:szCs w:val="20"/>
        </w:rPr>
        <w:t>esponsib</w:t>
      </w:r>
      <w:r w:rsidR="001B645D" w:rsidRPr="13F5212B">
        <w:rPr>
          <w:rFonts w:asciiTheme="majorHAnsi" w:hAnsiTheme="majorHAnsi"/>
          <w:sz w:val="20"/>
          <w:szCs w:val="20"/>
        </w:rPr>
        <w:t>le</w:t>
      </w:r>
      <w:r w:rsidR="00800510" w:rsidRPr="13F5212B">
        <w:rPr>
          <w:rFonts w:asciiTheme="majorHAnsi" w:hAnsiTheme="majorHAnsi"/>
          <w:sz w:val="20"/>
          <w:szCs w:val="20"/>
        </w:rPr>
        <w:t xml:space="preserve"> for compliance with this </w:t>
      </w:r>
      <w:r w:rsidR="001B645D" w:rsidRPr="13F5212B">
        <w:rPr>
          <w:rFonts w:asciiTheme="majorHAnsi" w:hAnsiTheme="majorHAnsi"/>
          <w:sz w:val="20"/>
          <w:szCs w:val="20"/>
        </w:rPr>
        <w:t>procedure</w:t>
      </w:r>
      <w:r w:rsidR="004341ED" w:rsidRPr="13F5212B">
        <w:rPr>
          <w:rFonts w:asciiTheme="majorHAnsi" w:hAnsiTheme="majorHAnsi"/>
          <w:sz w:val="20"/>
          <w:szCs w:val="20"/>
        </w:rPr>
        <w:t xml:space="preserve"> </w:t>
      </w:r>
      <w:r w:rsidR="0098215A" w:rsidRPr="13F5212B">
        <w:rPr>
          <w:rFonts w:asciiTheme="majorHAnsi" w:hAnsiTheme="majorHAnsi"/>
          <w:sz w:val="20"/>
          <w:szCs w:val="20"/>
        </w:rPr>
        <w:t xml:space="preserve">are the </w:t>
      </w:r>
      <w:r w:rsidR="004341ED" w:rsidRPr="13F5212B">
        <w:rPr>
          <w:rFonts w:asciiTheme="majorHAnsi" w:hAnsiTheme="majorHAnsi" w:cs="Arial"/>
          <w:sz w:val="20"/>
          <w:szCs w:val="20"/>
        </w:rPr>
        <w:t xml:space="preserve">CHRO for HR data, </w:t>
      </w:r>
      <w:r w:rsidR="0098215A" w:rsidRPr="13F5212B">
        <w:rPr>
          <w:rFonts w:asciiTheme="majorHAnsi" w:hAnsiTheme="majorHAnsi" w:cs="Arial"/>
          <w:sz w:val="20"/>
          <w:szCs w:val="20"/>
        </w:rPr>
        <w:t xml:space="preserve">the </w:t>
      </w:r>
      <w:r w:rsidR="004341ED" w:rsidRPr="13F5212B">
        <w:rPr>
          <w:rFonts w:asciiTheme="majorHAnsi" w:hAnsiTheme="majorHAnsi" w:cs="Arial"/>
          <w:sz w:val="20"/>
          <w:szCs w:val="20"/>
        </w:rPr>
        <w:t xml:space="preserve">CFO for financial data, and </w:t>
      </w:r>
      <w:r w:rsidR="0098215A" w:rsidRPr="13F5212B">
        <w:rPr>
          <w:rFonts w:asciiTheme="majorHAnsi" w:hAnsiTheme="majorHAnsi" w:cs="Arial"/>
          <w:sz w:val="20"/>
          <w:szCs w:val="20"/>
        </w:rPr>
        <w:t xml:space="preserve">the </w:t>
      </w:r>
      <w:r w:rsidR="522D97E5" w:rsidRPr="13F5212B">
        <w:rPr>
          <w:rFonts w:asciiTheme="majorHAnsi" w:hAnsiTheme="majorHAnsi" w:cs="Arial"/>
          <w:sz w:val="20"/>
          <w:szCs w:val="20"/>
        </w:rPr>
        <w:t>RDOs</w:t>
      </w:r>
      <w:r w:rsidR="004341ED" w:rsidRPr="13F5212B">
        <w:rPr>
          <w:rFonts w:asciiTheme="majorHAnsi" w:hAnsiTheme="majorHAnsi" w:cs="Arial"/>
          <w:sz w:val="20"/>
          <w:szCs w:val="20"/>
        </w:rPr>
        <w:t xml:space="preserve"> for guest data</w:t>
      </w:r>
      <w:r w:rsidR="0098215A" w:rsidRPr="13F5212B">
        <w:rPr>
          <w:rFonts w:asciiTheme="majorHAnsi" w:hAnsiTheme="majorHAnsi" w:cs="Arial"/>
          <w:sz w:val="20"/>
          <w:szCs w:val="20"/>
        </w:rPr>
        <w:t xml:space="preserve">. </w:t>
      </w:r>
      <w:r w:rsidR="00FE1C8A" w:rsidRPr="13F5212B">
        <w:rPr>
          <w:rFonts w:asciiTheme="majorHAnsi" w:hAnsiTheme="majorHAnsi" w:cs="Arial"/>
          <w:sz w:val="20"/>
          <w:szCs w:val="20"/>
        </w:rPr>
        <w:t>Operational</w:t>
      </w:r>
      <w:r w:rsidR="00060BA0" w:rsidRPr="13F5212B">
        <w:rPr>
          <w:rFonts w:asciiTheme="majorHAnsi" w:hAnsiTheme="majorHAnsi" w:cs="Arial"/>
          <w:sz w:val="20"/>
          <w:szCs w:val="20"/>
        </w:rPr>
        <w:t>l</w:t>
      </w:r>
      <w:r w:rsidR="00782604" w:rsidRPr="13F5212B">
        <w:rPr>
          <w:rFonts w:asciiTheme="majorHAnsi" w:hAnsiTheme="majorHAnsi" w:cs="Arial"/>
          <w:sz w:val="20"/>
          <w:szCs w:val="20"/>
        </w:rPr>
        <w:t>y</w:t>
      </w:r>
      <w:r w:rsidR="00FE1C8A" w:rsidRPr="13F5212B">
        <w:rPr>
          <w:rFonts w:asciiTheme="majorHAnsi" w:hAnsiTheme="majorHAnsi" w:cs="Arial"/>
          <w:sz w:val="20"/>
          <w:szCs w:val="20"/>
        </w:rPr>
        <w:t xml:space="preserve"> responsible</w:t>
      </w:r>
      <w:r w:rsidR="00782604" w:rsidRPr="13F5212B">
        <w:rPr>
          <w:rFonts w:asciiTheme="majorHAnsi" w:hAnsiTheme="majorHAnsi" w:cs="Arial"/>
          <w:sz w:val="20"/>
          <w:szCs w:val="20"/>
        </w:rPr>
        <w:t xml:space="preserve"> for the actual deletion of the </w:t>
      </w:r>
      <w:r w:rsidR="00BF7B19" w:rsidRPr="13F5212B">
        <w:rPr>
          <w:rFonts w:asciiTheme="majorHAnsi" w:hAnsiTheme="majorHAnsi" w:cs="Arial"/>
          <w:sz w:val="20"/>
          <w:szCs w:val="20"/>
        </w:rPr>
        <w:t xml:space="preserve">digital files </w:t>
      </w:r>
      <w:r w:rsidR="00A64C76" w:rsidRPr="13F5212B">
        <w:rPr>
          <w:rFonts w:asciiTheme="majorHAnsi" w:hAnsiTheme="majorHAnsi" w:cs="Arial"/>
          <w:sz w:val="20"/>
          <w:szCs w:val="20"/>
        </w:rPr>
        <w:t>and</w:t>
      </w:r>
      <w:r w:rsidR="00782604" w:rsidRPr="13F5212B">
        <w:rPr>
          <w:rFonts w:asciiTheme="majorHAnsi" w:hAnsiTheme="majorHAnsi" w:cs="Arial"/>
          <w:sz w:val="20"/>
          <w:szCs w:val="20"/>
        </w:rPr>
        <w:t xml:space="preserve"> the destruction of </w:t>
      </w:r>
      <w:r w:rsidR="00A64C76" w:rsidRPr="13F5212B">
        <w:rPr>
          <w:rFonts w:asciiTheme="majorHAnsi" w:hAnsiTheme="majorHAnsi" w:cs="Arial"/>
          <w:sz w:val="20"/>
          <w:szCs w:val="20"/>
        </w:rPr>
        <w:t xml:space="preserve">the </w:t>
      </w:r>
      <w:r w:rsidR="00782604" w:rsidRPr="13F5212B">
        <w:rPr>
          <w:rFonts w:asciiTheme="majorHAnsi" w:hAnsiTheme="majorHAnsi" w:cs="Arial"/>
          <w:sz w:val="20"/>
          <w:szCs w:val="20"/>
        </w:rPr>
        <w:t xml:space="preserve">paper documents </w:t>
      </w:r>
      <w:r w:rsidR="00DA558C" w:rsidRPr="13F5212B">
        <w:rPr>
          <w:rFonts w:asciiTheme="majorHAnsi" w:hAnsiTheme="majorHAnsi" w:cs="Arial"/>
          <w:sz w:val="20"/>
          <w:szCs w:val="20"/>
        </w:rPr>
        <w:t>after lapse of the retention period are HR staff</w:t>
      </w:r>
      <w:r w:rsidR="00AD730C" w:rsidRPr="13F5212B">
        <w:rPr>
          <w:rFonts w:asciiTheme="majorHAnsi" w:hAnsiTheme="majorHAnsi" w:cs="Arial"/>
          <w:sz w:val="20"/>
          <w:szCs w:val="20"/>
        </w:rPr>
        <w:t xml:space="preserve"> for HR data</w:t>
      </w:r>
      <w:r w:rsidR="00DA558C" w:rsidRPr="13F5212B">
        <w:rPr>
          <w:rFonts w:asciiTheme="majorHAnsi" w:hAnsiTheme="majorHAnsi" w:cs="Arial"/>
          <w:sz w:val="20"/>
          <w:szCs w:val="20"/>
        </w:rPr>
        <w:t>, Financial staff</w:t>
      </w:r>
      <w:r w:rsidR="00AD730C" w:rsidRPr="13F5212B">
        <w:rPr>
          <w:rFonts w:asciiTheme="majorHAnsi" w:hAnsiTheme="majorHAnsi" w:cs="Arial"/>
          <w:sz w:val="20"/>
          <w:szCs w:val="20"/>
        </w:rPr>
        <w:t xml:space="preserve"> for financial data</w:t>
      </w:r>
      <w:r w:rsidR="00DA558C" w:rsidRPr="13F5212B">
        <w:rPr>
          <w:rFonts w:asciiTheme="majorHAnsi" w:hAnsiTheme="majorHAnsi" w:cs="Arial"/>
          <w:sz w:val="20"/>
          <w:szCs w:val="20"/>
        </w:rPr>
        <w:t xml:space="preserve">, </w:t>
      </w:r>
      <w:r w:rsidR="00CF0CA1" w:rsidRPr="13F5212B">
        <w:rPr>
          <w:rFonts w:asciiTheme="majorHAnsi" w:hAnsiTheme="majorHAnsi" w:cs="Arial"/>
          <w:sz w:val="20"/>
          <w:szCs w:val="20"/>
        </w:rPr>
        <w:t xml:space="preserve">and </w:t>
      </w:r>
      <w:r w:rsidR="00DA558C" w:rsidRPr="13F5212B">
        <w:rPr>
          <w:rFonts w:asciiTheme="majorHAnsi" w:hAnsiTheme="majorHAnsi" w:cs="Arial"/>
          <w:sz w:val="20"/>
          <w:szCs w:val="20"/>
        </w:rPr>
        <w:t>Captains</w:t>
      </w:r>
      <w:r w:rsidR="24D2E223" w:rsidRPr="13F5212B">
        <w:rPr>
          <w:rFonts w:asciiTheme="majorHAnsi" w:hAnsiTheme="majorHAnsi" w:cs="Arial"/>
          <w:sz w:val="20"/>
          <w:szCs w:val="20"/>
        </w:rPr>
        <w:t>/GMs</w:t>
      </w:r>
      <w:r w:rsidR="00815B66" w:rsidRPr="13F5212B">
        <w:rPr>
          <w:rFonts w:asciiTheme="majorHAnsi" w:hAnsiTheme="majorHAnsi" w:cs="Arial"/>
          <w:sz w:val="20"/>
          <w:szCs w:val="20"/>
        </w:rPr>
        <w:t xml:space="preserve"> for </w:t>
      </w:r>
      <w:r w:rsidR="00CF0CA1" w:rsidRPr="13F5212B">
        <w:rPr>
          <w:rFonts w:asciiTheme="majorHAnsi" w:hAnsiTheme="majorHAnsi" w:cs="Arial"/>
          <w:sz w:val="20"/>
          <w:szCs w:val="20"/>
        </w:rPr>
        <w:t>guest data.</w:t>
      </w:r>
    </w:p>
    <w:p w14:paraId="54A94F60" w14:textId="63A02A0C" w:rsidR="0084023E" w:rsidRPr="00B70445" w:rsidRDefault="0084023E" w:rsidP="00D1279D">
      <w:pPr>
        <w:rPr>
          <w:rFonts w:asciiTheme="majorHAnsi" w:hAnsiTheme="majorHAnsi"/>
          <w:sz w:val="20"/>
          <w:szCs w:val="20"/>
        </w:rPr>
      </w:pPr>
      <w:r w:rsidRPr="00B70445">
        <w:rPr>
          <w:rFonts w:asciiTheme="majorHAnsi" w:hAnsiTheme="majorHAnsi"/>
          <w:sz w:val="20"/>
          <w:szCs w:val="20"/>
        </w:rPr>
        <w:t xml:space="preserve">The method of </w:t>
      </w:r>
      <w:r w:rsidR="00C00671" w:rsidRPr="00B70445">
        <w:rPr>
          <w:rFonts w:asciiTheme="majorHAnsi" w:hAnsiTheme="majorHAnsi"/>
          <w:sz w:val="20"/>
          <w:szCs w:val="20"/>
        </w:rPr>
        <w:t>del</w:t>
      </w:r>
      <w:r w:rsidR="00A55EB8" w:rsidRPr="00B70445">
        <w:rPr>
          <w:rFonts w:asciiTheme="majorHAnsi" w:hAnsiTheme="majorHAnsi"/>
          <w:sz w:val="20"/>
          <w:szCs w:val="20"/>
        </w:rPr>
        <w:t>etion or destruction</w:t>
      </w:r>
      <w:r w:rsidRPr="00B70445">
        <w:rPr>
          <w:rFonts w:asciiTheme="majorHAnsi" w:hAnsiTheme="majorHAnsi"/>
          <w:sz w:val="20"/>
          <w:szCs w:val="20"/>
        </w:rPr>
        <w:t xml:space="preserve"> is dependent on the nature of the </w:t>
      </w:r>
      <w:r w:rsidR="00A55EB8" w:rsidRPr="00B70445">
        <w:rPr>
          <w:rFonts w:asciiTheme="majorHAnsi" w:hAnsiTheme="majorHAnsi"/>
          <w:sz w:val="20"/>
          <w:szCs w:val="20"/>
        </w:rPr>
        <w:t xml:space="preserve">personal </w:t>
      </w:r>
      <w:r w:rsidRPr="00B70445">
        <w:rPr>
          <w:rFonts w:asciiTheme="majorHAnsi" w:hAnsiTheme="majorHAnsi"/>
          <w:sz w:val="20"/>
          <w:szCs w:val="20"/>
        </w:rPr>
        <w:t>data</w:t>
      </w:r>
      <w:r w:rsidR="005E1181" w:rsidRPr="00B70445">
        <w:rPr>
          <w:rFonts w:asciiTheme="majorHAnsi" w:hAnsiTheme="majorHAnsi"/>
          <w:sz w:val="20"/>
          <w:szCs w:val="20"/>
        </w:rPr>
        <w:t>. The chosen method should guarantee the permanent deletion or destruction</w:t>
      </w:r>
      <w:r w:rsidRPr="00B70445">
        <w:rPr>
          <w:rFonts w:asciiTheme="majorHAnsi" w:hAnsiTheme="majorHAnsi"/>
          <w:sz w:val="20"/>
          <w:szCs w:val="20"/>
        </w:rPr>
        <w:t>.</w:t>
      </w:r>
    </w:p>
    <w:p w14:paraId="6E032CE2" w14:textId="2EE03E4D" w:rsidR="00835465" w:rsidRPr="00B70445" w:rsidRDefault="00DD2FE3" w:rsidP="00034D51">
      <w:pPr>
        <w:pStyle w:val="Heading1"/>
        <w:numPr>
          <w:ilvl w:val="0"/>
          <w:numId w:val="12"/>
        </w:numPr>
        <w:ind w:left="0" w:firstLine="0"/>
      </w:pPr>
      <w:bookmarkStart w:id="8" w:name="_Hlk4401925"/>
      <w:r w:rsidRPr="00B70445">
        <w:t>Personal data categories</w:t>
      </w:r>
    </w:p>
    <w:bookmarkEnd w:id="8"/>
    <w:p w14:paraId="0ADDBF8F" w14:textId="77777777" w:rsidR="00835465" w:rsidRPr="00B70445" w:rsidRDefault="00835465" w:rsidP="009E7BED">
      <w:pPr>
        <w:pStyle w:val="NoSpacing"/>
        <w:rPr>
          <w:rFonts w:asciiTheme="majorHAnsi" w:hAnsiTheme="majorHAnsi"/>
          <w:sz w:val="20"/>
          <w:szCs w:val="20"/>
        </w:rPr>
      </w:pPr>
      <w:r w:rsidRPr="00B70445">
        <w:rPr>
          <w:rFonts w:asciiTheme="majorHAnsi" w:hAnsiTheme="majorHAnsi"/>
          <w:sz w:val="20"/>
          <w:szCs w:val="20"/>
        </w:rPr>
        <w:t>Retention periods for the following categories of personal data are set:</w:t>
      </w:r>
    </w:p>
    <w:p w14:paraId="548E349E" w14:textId="77777777" w:rsidR="00385C87" w:rsidRPr="00B70445" w:rsidRDefault="00385C87" w:rsidP="00C15F41">
      <w:pPr>
        <w:pStyle w:val="NoSpacing"/>
        <w:numPr>
          <w:ilvl w:val="0"/>
          <w:numId w:val="6"/>
        </w:numPr>
        <w:rPr>
          <w:rFonts w:asciiTheme="majorHAnsi" w:hAnsiTheme="majorHAnsi"/>
          <w:sz w:val="20"/>
          <w:szCs w:val="20"/>
        </w:rPr>
      </w:pPr>
      <w:r w:rsidRPr="00B70445">
        <w:rPr>
          <w:rFonts w:asciiTheme="majorHAnsi" w:hAnsiTheme="majorHAnsi"/>
          <w:sz w:val="20"/>
          <w:szCs w:val="20"/>
        </w:rPr>
        <w:t>HR data</w:t>
      </w:r>
    </w:p>
    <w:p w14:paraId="780A8253" w14:textId="009E50CB" w:rsidR="00835465" w:rsidRPr="00B70445" w:rsidRDefault="754408DE" w:rsidP="00385C87">
      <w:pPr>
        <w:pStyle w:val="NoSpacing"/>
        <w:numPr>
          <w:ilvl w:val="1"/>
          <w:numId w:val="6"/>
        </w:numPr>
        <w:rPr>
          <w:rFonts w:asciiTheme="majorHAnsi" w:hAnsiTheme="majorHAnsi"/>
          <w:sz w:val="20"/>
          <w:szCs w:val="20"/>
        </w:rPr>
      </w:pPr>
      <w:r w:rsidRPr="00B70445">
        <w:rPr>
          <w:rFonts w:asciiTheme="majorHAnsi" w:hAnsiTheme="majorHAnsi"/>
          <w:sz w:val="20"/>
          <w:szCs w:val="20"/>
        </w:rPr>
        <w:t>Employment records</w:t>
      </w:r>
    </w:p>
    <w:p w14:paraId="46369EE4" w14:textId="77777777" w:rsidR="00835465" w:rsidRPr="00B70445" w:rsidRDefault="00835465" w:rsidP="00385C87">
      <w:pPr>
        <w:pStyle w:val="NoSpacing"/>
        <w:numPr>
          <w:ilvl w:val="1"/>
          <w:numId w:val="6"/>
        </w:numPr>
        <w:rPr>
          <w:rFonts w:asciiTheme="majorHAnsi" w:hAnsiTheme="majorHAnsi"/>
          <w:sz w:val="20"/>
          <w:szCs w:val="20"/>
        </w:rPr>
      </w:pPr>
      <w:r w:rsidRPr="00B70445">
        <w:rPr>
          <w:rFonts w:asciiTheme="majorHAnsi" w:hAnsiTheme="majorHAnsi"/>
          <w:sz w:val="20"/>
          <w:szCs w:val="20"/>
        </w:rPr>
        <w:t>Payroll and salary records</w:t>
      </w:r>
    </w:p>
    <w:p w14:paraId="387A6AAB" w14:textId="53551CD7" w:rsidR="00835465" w:rsidRPr="00B70445" w:rsidRDefault="00835465" w:rsidP="00C15F41">
      <w:pPr>
        <w:pStyle w:val="NoSpacing"/>
        <w:numPr>
          <w:ilvl w:val="0"/>
          <w:numId w:val="6"/>
        </w:numPr>
        <w:rPr>
          <w:rFonts w:asciiTheme="majorHAnsi" w:hAnsiTheme="majorHAnsi"/>
          <w:sz w:val="20"/>
          <w:szCs w:val="20"/>
        </w:rPr>
      </w:pPr>
      <w:r w:rsidRPr="00B70445">
        <w:rPr>
          <w:rFonts w:asciiTheme="majorHAnsi" w:hAnsiTheme="majorHAnsi"/>
          <w:sz w:val="20"/>
          <w:szCs w:val="20"/>
        </w:rPr>
        <w:t xml:space="preserve">Financial </w:t>
      </w:r>
      <w:r w:rsidR="00385C87" w:rsidRPr="00B70445">
        <w:rPr>
          <w:rFonts w:asciiTheme="majorHAnsi" w:hAnsiTheme="majorHAnsi"/>
          <w:sz w:val="20"/>
          <w:szCs w:val="20"/>
        </w:rPr>
        <w:t>data</w:t>
      </w:r>
    </w:p>
    <w:p w14:paraId="095F3143" w14:textId="0AE54178" w:rsidR="00EF36D1" w:rsidRPr="00B70445" w:rsidRDefault="00247B89" w:rsidP="00AB7EB7">
      <w:pPr>
        <w:pStyle w:val="NoSpacing"/>
        <w:numPr>
          <w:ilvl w:val="0"/>
          <w:numId w:val="6"/>
        </w:numPr>
        <w:rPr>
          <w:rFonts w:asciiTheme="majorHAnsi" w:hAnsiTheme="majorHAnsi"/>
          <w:sz w:val="20"/>
          <w:szCs w:val="20"/>
        </w:rPr>
      </w:pPr>
      <w:r w:rsidRPr="00B70445">
        <w:rPr>
          <w:rFonts w:asciiTheme="majorHAnsi" w:hAnsiTheme="majorHAnsi"/>
          <w:sz w:val="20"/>
          <w:szCs w:val="20"/>
        </w:rPr>
        <w:t>Gues</w:t>
      </w:r>
      <w:r w:rsidR="00AB7EB7" w:rsidRPr="00B70445">
        <w:rPr>
          <w:rFonts w:asciiTheme="majorHAnsi" w:hAnsiTheme="majorHAnsi"/>
          <w:sz w:val="20"/>
          <w:szCs w:val="20"/>
        </w:rPr>
        <w:t>t data</w:t>
      </w:r>
      <w:r w:rsidR="00835465" w:rsidRPr="00B70445">
        <w:rPr>
          <w:rFonts w:asciiTheme="majorHAnsi" w:hAnsiTheme="majorHAnsi"/>
          <w:sz w:val="20"/>
          <w:szCs w:val="20"/>
        </w:rPr>
        <w:t xml:space="preserve">. </w:t>
      </w:r>
    </w:p>
    <w:p w14:paraId="29390572" w14:textId="698755DB" w:rsidR="00243C81" w:rsidRPr="00B70445" w:rsidRDefault="00042BBE" w:rsidP="00034D51">
      <w:pPr>
        <w:pStyle w:val="Heading1"/>
        <w:numPr>
          <w:ilvl w:val="0"/>
          <w:numId w:val="12"/>
        </w:numPr>
        <w:ind w:left="0" w:firstLine="0"/>
      </w:pPr>
      <w:bookmarkStart w:id="9" w:name="_Hlk134799862"/>
      <w:r w:rsidRPr="00B70445">
        <w:t xml:space="preserve">Country </w:t>
      </w:r>
      <w:r w:rsidR="00C0262F" w:rsidRPr="00B70445">
        <w:t>s</w:t>
      </w:r>
      <w:r w:rsidRPr="00B70445">
        <w:t xml:space="preserve">pecific </w:t>
      </w:r>
      <w:r w:rsidR="00C0262F" w:rsidRPr="00B70445">
        <w:t>r</w:t>
      </w:r>
      <w:r w:rsidR="00243C81" w:rsidRPr="00B70445">
        <w:t xml:space="preserve">etention </w:t>
      </w:r>
      <w:r w:rsidR="00C0262F" w:rsidRPr="00B70445">
        <w:t>periods</w:t>
      </w:r>
    </w:p>
    <w:bookmarkEnd w:id="9"/>
    <w:p w14:paraId="1E4E284F" w14:textId="77777777" w:rsidR="00243C81" w:rsidRPr="00B70445" w:rsidRDefault="00243C81" w:rsidP="00870CA9">
      <w:pPr>
        <w:pStyle w:val="Heading2"/>
        <w:numPr>
          <w:ilvl w:val="0"/>
          <w:numId w:val="0"/>
        </w:numPr>
        <w:ind w:left="1440" w:hanging="1440"/>
        <w:rPr>
          <w:sz w:val="22"/>
          <w:szCs w:val="22"/>
        </w:rPr>
      </w:pPr>
      <w:r w:rsidRPr="00B70445">
        <w:rPr>
          <w:sz w:val="22"/>
          <w:szCs w:val="22"/>
        </w:rPr>
        <w:t xml:space="preserve">United Kingdom </w:t>
      </w:r>
    </w:p>
    <w:p w14:paraId="5E2B05A2" w14:textId="77777777" w:rsidR="00243C81" w:rsidRPr="00B70445" w:rsidRDefault="00243C81" w:rsidP="00870CA9">
      <w:pPr>
        <w:pStyle w:val="Heading2"/>
        <w:numPr>
          <w:ilvl w:val="0"/>
          <w:numId w:val="0"/>
        </w:numPr>
        <w:ind w:left="1440" w:hanging="1440"/>
        <w:rPr>
          <w:sz w:val="22"/>
          <w:szCs w:val="22"/>
        </w:rPr>
      </w:pPr>
      <w:r w:rsidRPr="00B70445">
        <w:rPr>
          <w:sz w:val="22"/>
          <w:szCs w:val="22"/>
        </w:rPr>
        <w:t>Netherlands</w:t>
      </w:r>
    </w:p>
    <w:p w14:paraId="7BAE48D3" w14:textId="71E01DFD" w:rsidR="00243C81" w:rsidRPr="00B70445" w:rsidRDefault="00243C81" w:rsidP="00870CA9">
      <w:pPr>
        <w:pStyle w:val="Heading2"/>
        <w:numPr>
          <w:ilvl w:val="0"/>
          <w:numId w:val="0"/>
        </w:numPr>
        <w:ind w:left="1440" w:hanging="1440"/>
        <w:rPr>
          <w:sz w:val="22"/>
          <w:szCs w:val="22"/>
        </w:rPr>
      </w:pPr>
      <w:r w:rsidRPr="00B70445">
        <w:rPr>
          <w:sz w:val="22"/>
          <w:szCs w:val="22"/>
        </w:rPr>
        <w:t>Belgium</w:t>
      </w:r>
    </w:p>
    <w:p w14:paraId="49B03088" w14:textId="24069DAE" w:rsidR="00243C81" w:rsidRPr="00B70445" w:rsidRDefault="00243C81" w:rsidP="00870CA9">
      <w:pPr>
        <w:pStyle w:val="Heading2"/>
        <w:numPr>
          <w:ilvl w:val="0"/>
          <w:numId w:val="0"/>
        </w:numPr>
        <w:ind w:left="1440" w:hanging="1440"/>
        <w:rPr>
          <w:sz w:val="22"/>
          <w:szCs w:val="22"/>
        </w:rPr>
      </w:pPr>
      <w:r w:rsidRPr="00B70445">
        <w:rPr>
          <w:sz w:val="22"/>
          <w:szCs w:val="22"/>
        </w:rPr>
        <w:t>Germany</w:t>
      </w:r>
    </w:p>
    <w:p w14:paraId="58761769" w14:textId="461D6CB4" w:rsidR="00243C81" w:rsidRPr="00B70445" w:rsidRDefault="00243C81" w:rsidP="00870CA9">
      <w:pPr>
        <w:pStyle w:val="Heading2"/>
        <w:numPr>
          <w:ilvl w:val="0"/>
          <w:numId w:val="0"/>
        </w:numPr>
        <w:ind w:left="1440" w:hanging="1440"/>
        <w:rPr>
          <w:sz w:val="22"/>
          <w:szCs w:val="22"/>
        </w:rPr>
      </w:pPr>
      <w:r w:rsidRPr="00B70445">
        <w:rPr>
          <w:sz w:val="22"/>
          <w:szCs w:val="22"/>
        </w:rPr>
        <w:t>Norway</w:t>
      </w:r>
    </w:p>
    <w:p w14:paraId="5A38CB85" w14:textId="77777777" w:rsidR="00243C81" w:rsidRPr="00B70445" w:rsidRDefault="00243C81" w:rsidP="00870CA9">
      <w:pPr>
        <w:pStyle w:val="Heading2"/>
        <w:numPr>
          <w:ilvl w:val="0"/>
          <w:numId w:val="0"/>
        </w:numPr>
        <w:ind w:left="1440" w:hanging="1440"/>
        <w:rPr>
          <w:sz w:val="22"/>
          <w:szCs w:val="22"/>
        </w:rPr>
      </w:pPr>
      <w:r w:rsidRPr="00B70445">
        <w:rPr>
          <w:sz w:val="22"/>
          <w:szCs w:val="22"/>
        </w:rPr>
        <w:t>Italy</w:t>
      </w:r>
    </w:p>
    <w:p w14:paraId="564B0A76" w14:textId="77777777" w:rsidR="00243C81" w:rsidRPr="00B70445" w:rsidRDefault="00243C81" w:rsidP="00870CA9">
      <w:pPr>
        <w:pStyle w:val="Heading2"/>
        <w:numPr>
          <w:ilvl w:val="0"/>
          <w:numId w:val="0"/>
        </w:numPr>
        <w:ind w:left="1440" w:hanging="1440"/>
        <w:rPr>
          <w:sz w:val="22"/>
          <w:szCs w:val="22"/>
        </w:rPr>
      </w:pPr>
      <w:r w:rsidRPr="00B70445">
        <w:rPr>
          <w:sz w:val="22"/>
          <w:szCs w:val="22"/>
        </w:rPr>
        <w:t>France</w:t>
      </w:r>
    </w:p>
    <w:p w14:paraId="02116080" w14:textId="1C5734B3" w:rsidR="00EF36D1" w:rsidRPr="00243C81" w:rsidRDefault="00243C81" w:rsidP="00870CA9">
      <w:pPr>
        <w:pStyle w:val="Heading2"/>
        <w:numPr>
          <w:ilvl w:val="0"/>
          <w:numId w:val="0"/>
        </w:numPr>
        <w:ind w:left="1440" w:hanging="1440"/>
        <w:rPr>
          <w:sz w:val="20"/>
          <w:szCs w:val="20"/>
        </w:rPr>
      </w:pPr>
      <w:r w:rsidRPr="00B70445">
        <w:rPr>
          <w:sz w:val="22"/>
          <w:szCs w:val="22"/>
        </w:rPr>
        <w:t>Poland</w:t>
      </w:r>
      <w:r w:rsidR="00EF36D1" w:rsidRPr="00243C81">
        <w:rPr>
          <w:sz w:val="20"/>
          <w:szCs w:val="20"/>
        </w:rPr>
        <w:br w:type="page"/>
      </w:r>
    </w:p>
    <w:p w14:paraId="332B0DFF" w14:textId="72471AAE" w:rsidR="00EF36D1" w:rsidRPr="00042BBE" w:rsidRDefault="00EF36D1" w:rsidP="00042BBE">
      <w:pPr>
        <w:pStyle w:val="Heading1"/>
        <w:numPr>
          <w:ilvl w:val="0"/>
          <w:numId w:val="0"/>
        </w:numPr>
        <w:ind w:left="720" w:hanging="720"/>
        <w:jc w:val="left"/>
        <w:rPr>
          <w:rFonts w:ascii="Tele-GroteskNor" w:hAnsi="Tele-GroteskNor"/>
          <w:szCs w:val="22"/>
        </w:rPr>
      </w:pPr>
      <w:r w:rsidRPr="0073084E">
        <w:lastRenderedPageBreak/>
        <w:t xml:space="preserve">Retention </w:t>
      </w:r>
      <w:r w:rsidR="00F31D23">
        <w:t>periods</w:t>
      </w:r>
      <w:r w:rsidRPr="0073084E">
        <w:t xml:space="preserve"> </w:t>
      </w:r>
      <w:r>
        <w:t xml:space="preserve">- </w:t>
      </w:r>
      <w:r w:rsidRPr="0073084E">
        <w:t>United Kingdom</w:t>
      </w:r>
    </w:p>
    <w:tbl>
      <w:tblPr>
        <w:tblStyle w:val="TableGrid"/>
        <w:tblW w:w="9918" w:type="dxa"/>
        <w:tblLayout w:type="fixed"/>
        <w:tblLook w:val="04A0" w:firstRow="1" w:lastRow="0" w:firstColumn="1" w:lastColumn="0" w:noHBand="0" w:noVBand="1"/>
      </w:tblPr>
      <w:tblGrid>
        <w:gridCol w:w="2689"/>
        <w:gridCol w:w="2267"/>
        <w:gridCol w:w="2610"/>
        <w:gridCol w:w="2352"/>
      </w:tblGrid>
      <w:tr w:rsidR="001659DE" w14:paraId="037DA734" w14:textId="77777777" w:rsidTr="13F5212B">
        <w:tc>
          <w:tcPr>
            <w:tcW w:w="9918" w:type="dxa"/>
            <w:gridSpan w:val="4"/>
            <w:shd w:val="clear" w:color="auto" w:fill="BFBFBF" w:themeFill="background1" w:themeFillShade="BF"/>
          </w:tcPr>
          <w:p w14:paraId="03D7A911" w14:textId="6AF6032A" w:rsidR="001659DE" w:rsidRPr="002C49DD" w:rsidRDefault="618599C8" w:rsidP="006B3B3B">
            <w:r w:rsidRPr="13F5212B">
              <w:rPr>
                <w:rFonts w:ascii="Tele-GroteskNor" w:hAnsi="Tele-GroteskNor"/>
                <w:b/>
                <w:bCs/>
                <w:sz w:val="24"/>
                <w:szCs w:val="24"/>
                <w:lang w:val="en-GB"/>
              </w:rPr>
              <w:t xml:space="preserve">HR data: </w:t>
            </w:r>
            <w:r w:rsidR="085B9F88" w:rsidRPr="13F5212B">
              <w:rPr>
                <w:rFonts w:ascii="Tele-GroteskNor" w:hAnsi="Tele-GroteskNor"/>
                <w:b/>
                <w:bCs/>
                <w:sz w:val="24"/>
                <w:szCs w:val="24"/>
                <w:lang w:val="en-GB"/>
              </w:rPr>
              <w:t>Employment records</w:t>
            </w:r>
          </w:p>
        </w:tc>
      </w:tr>
      <w:tr w:rsidR="001659DE" w14:paraId="4BAEEA6E" w14:textId="77777777" w:rsidTr="13F5212B">
        <w:tc>
          <w:tcPr>
            <w:tcW w:w="2689" w:type="dxa"/>
            <w:shd w:val="clear" w:color="auto" w:fill="BFBFBF" w:themeFill="background1" w:themeFillShade="BF"/>
          </w:tcPr>
          <w:p w14:paraId="068427F2" w14:textId="77777777" w:rsidR="001659DE" w:rsidRPr="002C49DD" w:rsidRDefault="001659DE" w:rsidP="006B3B3B">
            <w:pPr>
              <w:rPr>
                <w:rFonts w:ascii="Tele-GroteskNor" w:hAnsi="Tele-GroteskNor"/>
                <w:b/>
                <w:color w:val="262626"/>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16FD2F48" w14:textId="77777777" w:rsidR="001659DE" w:rsidRPr="002C49DD" w:rsidRDefault="001659DE" w:rsidP="006B3B3B">
            <w:pPr>
              <w:rPr>
                <w:rFonts w:ascii="Tele-GroteskNor" w:hAnsi="Tele-GroteskNor"/>
                <w:b/>
                <w:color w:val="262626"/>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0A0B91C2" w14:textId="77777777" w:rsidR="001659DE" w:rsidRPr="002C49DD" w:rsidRDefault="001659DE" w:rsidP="006B3B3B">
            <w:pPr>
              <w:rPr>
                <w:rFonts w:ascii="Tele-GroteskNor" w:hAnsi="Tele-GroteskNor"/>
                <w:b/>
                <w:color w:val="262626"/>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78E38695" w14:textId="77777777" w:rsidR="001659DE" w:rsidRPr="002C49DD" w:rsidRDefault="001659DE" w:rsidP="006B3B3B">
            <w:pPr>
              <w:rPr>
                <w:rFonts w:ascii="Tele-GroteskNor" w:hAnsi="Tele-GroteskNor"/>
                <w:b/>
                <w:color w:val="262626"/>
                <w:sz w:val="24"/>
                <w:lang w:val="en-GB"/>
              </w:rPr>
            </w:pPr>
            <w:r w:rsidRPr="002C49DD">
              <w:rPr>
                <w:rFonts w:ascii="Tele-GroteskNor" w:hAnsi="Tele-GroteskNor"/>
                <w:b/>
                <w:sz w:val="24"/>
                <w:lang w:val="en-GB"/>
              </w:rPr>
              <w:t>Reference</w:t>
            </w:r>
          </w:p>
        </w:tc>
      </w:tr>
      <w:tr w:rsidR="001659DE" w14:paraId="617BB65B" w14:textId="77777777" w:rsidTr="00010B9E">
        <w:trPr>
          <w:trHeight w:val="1971"/>
        </w:trPr>
        <w:tc>
          <w:tcPr>
            <w:tcW w:w="2689" w:type="dxa"/>
          </w:tcPr>
          <w:p w14:paraId="106451CF" w14:textId="77777777" w:rsidR="001659DE" w:rsidRDefault="001659DE" w:rsidP="006B3B3B">
            <w:pPr>
              <w:rPr>
                <w:rFonts w:ascii="Tele-GroteskNor" w:hAnsi="Tele-GroteskNor"/>
                <w:color w:val="262626"/>
                <w:lang w:val="en-GB"/>
              </w:rPr>
            </w:pPr>
            <w:r>
              <w:rPr>
                <w:rFonts w:ascii="Tele-GroteskNor" w:hAnsi="Tele-GroteskNor"/>
                <w:lang w:val="en-GB"/>
              </w:rPr>
              <w:t>Unsuccessful job Applicant</w:t>
            </w:r>
          </w:p>
          <w:p w14:paraId="73A32F7D" w14:textId="77777777" w:rsidR="001659DE" w:rsidRDefault="001659DE"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Contact details</w:t>
            </w:r>
          </w:p>
          <w:p w14:paraId="5661BE94" w14:textId="77777777" w:rsidR="001659DE" w:rsidRDefault="001659DE"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Application forms/letters</w:t>
            </w:r>
          </w:p>
          <w:p w14:paraId="7ED90A74" w14:textId="77777777" w:rsidR="001659DE" w:rsidRDefault="001659DE"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CVs</w:t>
            </w:r>
          </w:p>
          <w:p w14:paraId="67730A69" w14:textId="77777777" w:rsidR="001659DE" w:rsidRDefault="001659DE"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Photo’s</w:t>
            </w:r>
          </w:p>
          <w:p w14:paraId="43634B2A" w14:textId="77777777" w:rsidR="001659DE" w:rsidRPr="002C49DD" w:rsidRDefault="001659DE"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Interview notes</w:t>
            </w:r>
          </w:p>
          <w:p w14:paraId="53476F1C" w14:textId="77777777" w:rsidR="001659DE" w:rsidRPr="002C49DD" w:rsidRDefault="001659DE" w:rsidP="006B3B3B">
            <w:pPr>
              <w:rPr>
                <w:rFonts w:ascii="Tele-GroteskNor" w:hAnsi="Tele-GroteskNor"/>
                <w:color w:val="auto"/>
                <w:lang w:val="en-GB"/>
              </w:rPr>
            </w:pPr>
          </w:p>
        </w:tc>
        <w:tc>
          <w:tcPr>
            <w:tcW w:w="2267" w:type="dxa"/>
          </w:tcPr>
          <w:p w14:paraId="767E71BD" w14:textId="0E952243" w:rsidR="001659DE" w:rsidRPr="002C49DD" w:rsidRDefault="001659DE" w:rsidP="006B3B3B">
            <w:pPr>
              <w:rPr>
                <w:rFonts w:ascii="Tele-GroteskNor" w:hAnsi="Tele-GroteskNor"/>
                <w:color w:val="262626"/>
                <w:lang w:val="en-GB"/>
              </w:rPr>
            </w:pPr>
            <w:r w:rsidRPr="5B8144A8">
              <w:rPr>
                <w:rFonts w:ascii="Tele-GroteskNor" w:hAnsi="Tele-GroteskNor"/>
                <w:lang w:val="en-GB"/>
              </w:rPr>
              <w:t xml:space="preserve">6 months after applicant is notified of rejection or </w:t>
            </w:r>
            <w:r w:rsidRPr="001313FB">
              <w:rPr>
                <w:lang w:val="en-US"/>
              </w:rPr>
              <w:br/>
            </w:r>
            <w:r w:rsidRPr="5B8144A8">
              <w:rPr>
                <w:rFonts w:ascii="Tele-GroteskNor" w:hAnsi="Tele-GroteskNor"/>
                <w:lang w:val="en-GB"/>
              </w:rPr>
              <w:t xml:space="preserve">1 year (if the candidate has asked for their details to be kept for vacancies) </w:t>
            </w:r>
          </w:p>
        </w:tc>
        <w:tc>
          <w:tcPr>
            <w:tcW w:w="2610" w:type="dxa"/>
          </w:tcPr>
          <w:p w14:paraId="6BDE676E" w14:textId="77777777" w:rsidR="001659DE" w:rsidRPr="002C49DD" w:rsidRDefault="001659DE" w:rsidP="006B3B3B">
            <w:pPr>
              <w:rPr>
                <w:rFonts w:ascii="Tele-GroteskNor" w:hAnsi="Tele-GroteskNor"/>
                <w:color w:val="262626"/>
                <w:lang w:val="en-GB"/>
              </w:rPr>
            </w:pPr>
            <w:r>
              <w:rPr>
                <w:rFonts w:ascii="Tele-GroteskNor" w:hAnsi="Tele-GroteskNor"/>
                <w:lang w:val="en-GB"/>
              </w:rPr>
              <w:t>Paper or electronic</w:t>
            </w:r>
          </w:p>
        </w:tc>
        <w:tc>
          <w:tcPr>
            <w:tcW w:w="2352" w:type="dxa"/>
          </w:tcPr>
          <w:p w14:paraId="4E32C5E5" w14:textId="77777777" w:rsidR="001659DE" w:rsidRDefault="001659DE" w:rsidP="006B3B3B">
            <w:pPr>
              <w:rPr>
                <w:rFonts w:ascii="Tele-GroteskNor" w:hAnsi="Tele-GroteskNor"/>
                <w:color w:val="262626"/>
                <w:lang w:val="en-GB"/>
              </w:rPr>
            </w:pPr>
            <w:r w:rsidRPr="5B8144A8">
              <w:rPr>
                <w:rFonts w:ascii="Tele-GroteskNor" w:hAnsi="Tele-GroteskNor"/>
                <w:lang w:val="en-GB"/>
              </w:rPr>
              <w:t>ICO Employment Practices Code para 1.7</w:t>
            </w:r>
          </w:p>
          <w:p w14:paraId="0CDEC16E" w14:textId="77777777" w:rsidR="001659DE" w:rsidRDefault="001659DE" w:rsidP="006B3B3B">
            <w:pPr>
              <w:rPr>
                <w:rFonts w:ascii="Tele-GroteskNor" w:hAnsi="Tele-GroteskNor"/>
                <w:color w:val="F0911E"/>
                <w:lang w:val="en-GB"/>
              </w:rPr>
            </w:pPr>
          </w:p>
          <w:p w14:paraId="58AF4744" w14:textId="77777777" w:rsidR="001659DE" w:rsidRDefault="001659DE" w:rsidP="006B3B3B">
            <w:pPr>
              <w:rPr>
                <w:rFonts w:ascii="Tele-GroteskNor" w:hAnsi="Tele-GroteskNor"/>
                <w:color w:val="262626"/>
                <w:lang w:val="en-GB"/>
              </w:rPr>
            </w:pPr>
            <w:r w:rsidRPr="5B8144A8">
              <w:rPr>
                <w:rFonts w:ascii="Tele-GroteskNor" w:hAnsi="Tele-GroteskNor"/>
                <w:lang w:val="en-GB"/>
              </w:rPr>
              <w:t>Equality Act 2010, s123</w:t>
            </w:r>
          </w:p>
          <w:p w14:paraId="574DDF48" w14:textId="77777777" w:rsidR="001659DE" w:rsidRPr="002C49DD" w:rsidRDefault="001659DE" w:rsidP="006B3B3B">
            <w:pPr>
              <w:rPr>
                <w:rFonts w:ascii="Tele-GroteskNor" w:hAnsi="Tele-GroteskNor"/>
                <w:color w:val="F0911E"/>
                <w:lang w:val="en-GB"/>
              </w:rPr>
            </w:pPr>
          </w:p>
        </w:tc>
      </w:tr>
      <w:tr w:rsidR="001659DE" w14:paraId="1CDE04A6" w14:textId="77777777" w:rsidTr="13F5212B">
        <w:tc>
          <w:tcPr>
            <w:tcW w:w="2689" w:type="dxa"/>
          </w:tcPr>
          <w:p w14:paraId="620F9BCC" w14:textId="77777777" w:rsidR="001659DE" w:rsidRDefault="001659DE" w:rsidP="006B3B3B">
            <w:pPr>
              <w:rPr>
                <w:rFonts w:ascii="Tele-GroteskNor" w:hAnsi="Tele-GroteskNor"/>
                <w:color w:val="262626"/>
                <w:lang w:val="en-GB"/>
              </w:rPr>
            </w:pPr>
            <w:r w:rsidRPr="002C4855">
              <w:rPr>
                <w:rFonts w:ascii="Tele-GroteskNor" w:hAnsi="Tele-GroteskNor"/>
                <w:lang w:val="en-GB"/>
              </w:rPr>
              <w:t>Successful Candidates</w:t>
            </w:r>
          </w:p>
          <w:p w14:paraId="0BD8B9AE" w14:textId="77777777" w:rsidR="001659DE" w:rsidRDefault="001659DE"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Application letters</w:t>
            </w:r>
          </w:p>
          <w:p w14:paraId="1457F027" w14:textId="77777777" w:rsidR="001659DE" w:rsidRDefault="001659DE"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Copies of training received</w:t>
            </w:r>
          </w:p>
          <w:p w14:paraId="0CA4B487" w14:textId="77777777" w:rsidR="001659DE" w:rsidRPr="00867835" w:rsidRDefault="001659DE"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 xml:space="preserve">CV’s </w:t>
            </w:r>
          </w:p>
        </w:tc>
        <w:tc>
          <w:tcPr>
            <w:tcW w:w="2267" w:type="dxa"/>
          </w:tcPr>
          <w:p w14:paraId="25AE66E7" w14:textId="77777777" w:rsidR="001659DE" w:rsidRPr="002C49DD" w:rsidRDefault="001659DE" w:rsidP="006B3B3B">
            <w:pPr>
              <w:rPr>
                <w:rFonts w:ascii="Tele-GroteskNor" w:hAnsi="Tele-GroteskNor"/>
                <w:color w:val="262626"/>
                <w:lang w:val="en-GB"/>
              </w:rPr>
            </w:pPr>
            <w:r>
              <w:rPr>
                <w:rFonts w:ascii="Tele-GroteskNor" w:hAnsi="Tele-GroteskNor"/>
                <w:lang w:val="en-GB"/>
              </w:rPr>
              <w:t>6 years after employment ceases</w:t>
            </w:r>
          </w:p>
        </w:tc>
        <w:tc>
          <w:tcPr>
            <w:tcW w:w="2610" w:type="dxa"/>
          </w:tcPr>
          <w:p w14:paraId="2EAE66D0" w14:textId="77777777" w:rsidR="001659DE" w:rsidRPr="002C49DD" w:rsidRDefault="001659DE" w:rsidP="006B3B3B">
            <w:pPr>
              <w:rPr>
                <w:rFonts w:ascii="Tele-GroteskNor" w:hAnsi="Tele-GroteskNor"/>
                <w:color w:val="262626"/>
                <w:lang w:val="en-GB"/>
              </w:rPr>
            </w:pPr>
            <w:r>
              <w:rPr>
                <w:rFonts w:ascii="Tele-GroteskNor" w:hAnsi="Tele-GroteskNor"/>
                <w:lang w:val="en-GB"/>
              </w:rPr>
              <w:t>Paper or electronic</w:t>
            </w:r>
          </w:p>
        </w:tc>
        <w:tc>
          <w:tcPr>
            <w:tcW w:w="2352" w:type="dxa"/>
          </w:tcPr>
          <w:p w14:paraId="73AB0A8F" w14:textId="77777777" w:rsidR="001659DE" w:rsidRDefault="001659DE" w:rsidP="006B3B3B">
            <w:pPr>
              <w:rPr>
                <w:rFonts w:ascii="Tele-GroteskNor" w:hAnsi="Tele-GroteskNor"/>
                <w:color w:val="262626"/>
                <w:lang w:val="en-GB"/>
              </w:rPr>
            </w:pPr>
            <w:r>
              <w:rPr>
                <w:rFonts w:ascii="Tele-GroteskNor" w:hAnsi="Tele-GroteskNor"/>
                <w:lang w:val="en-GB"/>
              </w:rPr>
              <w:t xml:space="preserve">Limitation Act 1980, section 5 </w:t>
            </w:r>
          </w:p>
          <w:p w14:paraId="03C0F75B" w14:textId="77777777" w:rsidR="001659DE" w:rsidRPr="002C49DD" w:rsidRDefault="001659DE" w:rsidP="006B3B3B">
            <w:pPr>
              <w:rPr>
                <w:rFonts w:ascii="Tele-GroteskNor" w:hAnsi="Tele-GroteskNor"/>
                <w:color w:val="F0911E"/>
                <w:lang w:val="en-GB"/>
              </w:rPr>
            </w:pPr>
          </w:p>
        </w:tc>
      </w:tr>
      <w:tr w:rsidR="001659DE" w14:paraId="58D36FD3" w14:textId="77777777" w:rsidTr="13F5212B">
        <w:tc>
          <w:tcPr>
            <w:tcW w:w="2689" w:type="dxa"/>
          </w:tcPr>
          <w:p w14:paraId="0C651CB0" w14:textId="77777777" w:rsidR="001659DE" w:rsidRDefault="001659DE" w:rsidP="006B3B3B">
            <w:pPr>
              <w:rPr>
                <w:rFonts w:ascii="Tele-GroteskNor" w:hAnsi="Tele-GroteskNor"/>
                <w:color w:val="262626"/>
                <w:lang w:val="en-GB"/>
              </w:rPr>
            </w:pPr>
            <w:r>
              <w:rPr>
                <w:rFonts w:ascii="Tele-GroteskNor" w:hAnsi="Tele-GroteskNor"/>
                <w:lang w:val="en-GB"/>
              </w:rPr>
              <w:t xml:space="preserve">Employment contracts, including: </w:t>
            </w:r>
          </w:p>
          <w:p w14:paraId="1E0A5140" w14:textId="77777777" w:rsidR="001659DE" w:rsidRDefault="001659DE"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Changes to terms and conditions</w:t>
            </w:r>
          </w:p>
          <w:p w14:paraId="0CDBB867" w14:textId="77777777" w:rsidR="001659DE" w:rsidRDefault="001659DE"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w:t>
            </w:r>
            <w:r w:rsidRPr="00787963">
              <w:rPr>
                <w:rFonts w:ascii="Tele-GroteskNor" w:hAnsi="Tele-GroteskNor"/>
                <w:szCs w:val="22"/>
                <w:lang w:val="en-GB"/>
              </w:rPr>
              <w:t>erson</w:t>
            </w:r>
            <w:r>
              <w:rPr>
                <w:rFonts w:ascii="Tele-GroteskNor" w:hAnsi="Tele-GroteskNor"/>
                <w:szCs w:val="22"/>
                <w:lang w:val="en-GB"/>
              </w:rPr>
              <w:t>al development records</w:t>
            </w:r>
          </w:p>
          <w:p w14:paraId="643E0B14" w14:textId="77777777" w:rsidR="001659DE" w:rsidRDefault="001659DE"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Training records</w:t>
            </w:r>
          </w:p>
          <w:p w14:paraId="3B3BD8EE" w14:textId="77777777" w:rsidR="001659DE" w:rsidRPr="00787963" w:rsidRDefault="001659DE"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Promotions and demotions</w:t>
            </w:r>
          </w:p>
          <w:p w14:paraId="01FDF410" w14:textId="145BD787" w:rsidR="001659DE" w:rsidRPr="002C49DD" w:rsidRDefault="001659DE" w:rsidP="006B3B3B">
            <w:pPr>
              <w:rPr>
                <w:rFonts w:ascii="Tele-GroteskNor" w:hAnsi="Tele-GroteskNor"/>
                <w:color w:val="262626"/>
                <w:lang w:val="en-GB"/>
              </w:rPr>
            </w:pPr>
            <w:r>
              <w:rPr>
                <w:rFonts w:ascii="Tele-GroteskNor" w:hAnsi="Tele-GroteskNor"/>
                <w:lang w:val="en-GB"/>
              </w:rPr>
              <w:t>(also temporary workers)</w:t>
            </w:r>
          </w:p>
        </w:tc>
        <w:tc>
          <w:tcPr>
            <w:tcW w:w="2267" w:type="dxa"/>
          </w:tcPr>
          <w:p w14:paraId="0688B5E0" w14:textId="77777777" w:rsidR="001659DE" w:rsidRPr="002C49DD" w:rsidRDefault="001659DE" w:rsidP="006B3B3B">
            <w:pPr>
              <w:rPr>
                <w:rFonts w:ascii="Tele-GroteskNor" w:hAnsi="Tele-GroteskNor"/>
                <w:color w:val="262626"/>
                <w:lang w:val="en-GB"/>
              </w:rPr>
            </w:pPr>
            <w:r>
              <w:rPr>
                <w:rFonts w:ascii="Tele-GroteskNor" w:hAnsi="Tele-GroteskNor"/>
                <w:lang w:val="en-GB"/>
              </w:rPr>
              <w:t>6 years after employment ceases</w:t>
            </w:r>
          </w:p>
        </w:tc>
        <w:tc>
          <w:tcPr>
            <w:tcW w:w="2610" w:type="dxa"/>
          </w:tcPr>
          <w:p w14:paraId="45B5FE5C" w14:textId="77777777" w:rsidR="001659DE" w:rsidRPr="002C49DD" w:rsidRDefault="001659DE" w:rsidP="006B3B3B">
            <w:pPr>
              <w:rPr>
                <w:rFonts w:ascii="Tele-GroteskNor" w:hAnsi="Tele-GroteskNor"/>
                <w:color w:val="262626"/>
                <w:lang w:val="en-GB"/>
              </w:rPr>
            </w:pPr>
            <w:r>
              <w:rPr>
                <w:rFonts w:ascii="Tele-GroteskNor" w:hAnsi="Tele-GroteskNor"/>
                <w:lang w:val="en-GB"/>
              </w:rPr>
              <w:t>Paper or electronic</w:t>
            </w:r>
          </w:p>
        </w:tc>
        <w:tc>
          <w:tcPr>
            <w:tcW w:w="2352" w:type="dxa"/>
          </w:tcPr>
          <w:p w14:paraId="71EBF1CA" w14:textId="77777777" w:rsidR="001659DE" w:rsidRDefault="001659DE" w:rsidP="006B3B3B">
            <w:pPr>
              <w:rPr>
                <w:rFonts w:ascii="Tele-GroteskNor" w:hAnsi="Tele-GroteskNor"/>
                <w:color w:val="262626"/>
                <w:lang w:val="en-GB"/>
              </w:rPr>
            </w:pPr>
            <w:r>
              <w:rPr>
                <w:rFonts w:ascii="Tele-GroteskNor" w:hAnsi="Tele-GroteskNor"/>
                <w:lang w:val="en-GB"/>
              </w:rPr>
              <w:t xml:space="preserve">Limitation Act 1980, section 5 </w:t>
            </w:r>
          </w:p>
          <w:p w14:paraId="03A7D643" w14:textId="77777777" w:rsidR="001659DE" w:rsidRPr="002C49DD" w:rsidRDefault="001659DE" w:rsidP="006B3B3B">
            <w:pPr>
              <w:rPr>
                <w:rFonts w:ascii="Tele-GroteskNor" w:hAnsi="Tele-GroteskNor"/>
                <w:color w:val="F0911E"/>
                <w:lang w:val="en-GB"/>
              </w:rPr>
            </w:pPr>
          </w:p>
        </w:tc>
      </w:tr>
      <w:tr w:rsidR="001659DE" w14:paraId="61374076" w14:textId="77777777" w:rsidTr="13F5212B">
        <w:tc>
          <w:tcPr>
            <w:tcW w:w="2689" w:type="dxa"/>
          </w:tcPr>
          <w:p w14:paraId="4275E74A" w14:textId="77777777" w:rsidR="001659DE" w:rsidRDefault="001659DE" w:rsidP="006B3B3B">
            <w:pPr>
              <w:rPr>
                <w:rFonts w:ascii="Tele-GroteskNor" w:hAnsi="Tele-GroteskNor"/>
                <w:color w:val="262626"/>
                <w:lang w:val="en-GB"/>
              </w:rPr>
            </w:pPr>
            <w:r>
              <w:rPr>
                <w:rFonts w:ascii="Tele-GroteskNor" w:hAnsi="Tele-GroteskNor"/>
                <w:lang w:val="en-GB"/>
              </w:rPr>
              <w:t>Accident records</w:t>
            </w:r>
          </w:p>
        </w:tc>
        <w:tc>
          <w:tcPr>
            <w:tcW w:w="2267" w:type="dxa"/>
          </w:tcPr>
          <w:p w14:paraId="4036E277" w14:textId="77777777" w:rsidR="001659DE" w:rsidRDefault="001659DE" w:rsidP="006B3B3B">
            <w:pPr>
              <w:rPr>
                <w:rFonts w:ascii="Tele-GroteskNor" w:hAnsi="Tele-GroteskNor"/>
                <w:color w:val="262626"/>
                <w:lang w:val="en-GB"/>
              </w:rPr>
            </w:pPr>
            <w:r>
              <w:rPr>
                <w:rFonts w:ascii="Tele-GroteskNor" w:hAnsi="Tele-GroteskNor"/>
                <w:lang w:val="en-GB"/>
              </w:rPr>
              <w:t>6 years after last event</w:t>
            </w:r>
          </w:p>
        </w:tc>
        <w:tc>
          <w:tcPr>
            <w:tcW w:w="2610" w:type="dxa"/>
          </w:tcPr>
          <w:p w14:paraId="149ACE3E" w14:textId="77777777" w:rsidR="001659DE" w:rsidRDefault="001659DE" w:rsidP="006B3B3B">
            <w:pPr>
              <w:rPr>
                <w:rFonts w:ascii="Tele-GroteskNor" w:hAnsi="Tele-GroteskNor"/>
                <w:color w:val="262626"/>
                <w:lang w:val="en-GB"/>
              </w:rPr>
            </w:pPr>
            <w:r>
              <w:rPr>
                <w:rFonts w:ascii="Tele-GroteskNor" w:hAnsi="Tele-GroteskNor"/>
                <w:lang w:val="en-GB"/>
              </w:rPr>
              <w:t>Paper or electronic</w:t>
            </w:r>
          </w:p>
        </w:tc>
        <w:tc>
          <w:tcPr>
            <w:tcW w:w="2352" w:type="dxa"/>
          </w:tcPr>
          <w:p w14:paraId="11E6E04A" w14:textId="77777777" w:rsidR="001659DE" w:rsidRDefault="001659DE" w:rsidP="006B3B3B">
            <w:pPr>
              <w:rPr>
                <w:rFonts w:ascii="Tele-GroteskNor" w:hAnsi="Tele-GroteskNor"/>
                <w:color w:val="F0911E"/>
                <w:lang w:val="en-GB"/>
              </w:rPr>
            </w:pPr>
            <w:r>
              <w:rPr>
                <w:rFonts w:ascii="Tele-GroteskNor" w:hAnsi="Tele-GroteskNor"/>
                <w:lang w:val="en-GB"/>
              </w:rPr>
              <w:t xml:space="preserve">Limitation Act 1980, section 5 </w:t>
            </w:r>
          </w:p>
        </w:tc>
      </w:tr>
      <w:tr w:rsidR="001659DE" w14:paraId="74E8D593" w14:textId="77777777" w:rsidTr="13F5212B">
        <w:tc>
          <w:tcPr>
            <w:tcW w:w="2689" w:type="dxa"/>
          </w:tcPr>
          <w:p w14:paraId="1FB0D6F2" w14:textId="77777777" w:rsidR="001659DE" w:rsidRDefault="001659DE" w:rsidP="006B3B3B">
            <w:pPr>
              <w:rPr>
                <w:rFonts w:ascii="Tele-GroteskNor" w:hAnsi="Tele-GroteskNor"/>
                <w:color w:val="262626"/>
                <w:lang w:val="en-GB"/>
              </w:rPr>
            </w:pPr>
            <w:r>
              <w:rPr>
                <w:rFonts w:ascii="Tele-GroteskNor" w:hAnsi="Tele-GroteskNor"/>
                <w:lang w:val="en-GB"/>
              </w:rPr>
              <w:t>Disciplinary and Grievance proceedings</w:t>
            </w:r>
          </w:p>
        </w:tc>
        <w:tc>
          <w:tcPr>
            <w:tcW w:w="2267" w:type="dxa"/>
          </w:tcPr>
          <w:p w14:paraId="5E32C0DA" w14:textId="77777777" w:rsidR="001659DE" w:rsidRDefault="001659DE" w:rsidP="006B3B3B">
            <w:pPr>
              <w:rPr>
                <w:rFonts w:ascii="Tele-GroteskNor" w:hAnsi="Tele-GroteskNor"/>
                <w:color w:val="262626"/>
                <w:lang w:val="en-GB"/>
              </w:rPr>
            </w:pPr>
            <w:r>
              <w:rPr>
                <w:rFonts w:ascii="Tele-GroteskNor" w:hAnsi="Tele-GroteskNor"/>
                <w:lang w:val="en-GB"/>
              </w:rPr>
              <w:t>6 years after the end of employment</w:t>
            </w:r>
          </w:p>
        </w:tc>
        <w:tc>
          <w:tcPr>
            <w:tcW w:w="2610" w:type="dxa"/>
          </w:tcPr>
          <w:p w14:paraId="5C1D5B36" w14:textId="77777777" w:rsidR="001659DE" w:rsidRDefault="001659DE" w:rsidP="006B3B3B">
            <w:pPr>
              <w:rPr>
                <w:rFonts w:ascii="Tele-GroteskNor" w:hAnsi="Tele-GroteskNor"/>
                <w:color w:val="262626"/>
                <w:lang w:val="en-GB"/>
              </w:rPr>
            </w:pPr>
            <w:r>
              <w:rPr>
                <w:rFonts w:ascii="Tele-GroteskNor" w:hAnsi="Tele-GroteskNor"/>
                <w:lang w:val="en-GB"/>
              </w:rPr>
              <w:t>Paper or electronic</w:t>
            </w:r>
          </w:p>
        </w:tc>
        <w:tc>
          <w:tcPr>
            <w:tcW w:w="2352" w:type="dxa"/>
          </w:tcPr>
          <w:p w14:paraId="6D4115A9" w14:textId="77777777" w:rsidR="001659DE" w:rsidRDefault="001659DE" w:rsidP="006B3B3B">
            <w:pPr>
              <w:rPr>
                <w:rFonts w:ascii="Tele-GroteskNor" w:hAnsi="Tele-GroteskNor"/>
                <w:color w:val="F0911E"/>
                <w:lang w:val="en-GB"/>
              </w:rPr>
            </w:pPr>
            <w:r>
              <w:rPr>
                <w:rFonts w:ascii="Tele-GroteskNor" w:hAnsi="Tele-GroteskNor"/>
                <w:lang w:val="en-GB"/>
              </w:rPr>
              <w:t xml:space="preserve">Limitation Act 1980, section 5 </w:t>
            </w:r>
          </w:p>
        </w:tc>
      </w:tr>
      <w:tr w:rsidR="001659DE" w14:paraId="3A31B708" w14:textId="77777777" w:rsidTr="13F5212B">
        <w:tc>
          <w:tcPr>
            <w:tcW w:w="2689" w:type="dxa"/>
          </w:tcPr>
          <w:p w14:paraId="235658DF" w14:textId="77777777" w:rsidR="001659DE" w:rsidRPr="009B2EA5" w:rsidRDefault="001659DE" w:rsidP="006B3B3B">
            <w:pPr>
              <w:rPr>
                <w:rFonts w:ascii="Tele-GroteskNor" w:hAnsi="Tele-GroteskNor"/>
                <w:color w:val="262626"/>
                <w:lang w:val="fr-BE"/>
              </w:rPr>
            </w:pPr>
            <w:r w:rsidRPr="009B2EA5">
              <w:rPr>
                <w:rFonts w:ascii="Tele-GroteskNor" w:hAnsi="Tele-GroteskNor"/>
                <w:lang w:val="fr-BE"/>
              </w:rPr>
              <w:t>Copies of Identification documents (</w:t>
            </w:r>
            <w:proofErr w:type="spellStart"/>
            <w:r w:rsidRPr="009B2EA5">
              <w:rPr>
                <w:rFonts w:ascii="Tele-GroteskNor" w:hAnsi="Tele-GroteskNor"/>
                <w:lang w:val="fr-BE"/>
              </w:rPr>
              <w:t>passports</w:t>
            </w:r>
            <w:proofErr w:type="spellEnd"/>
            <w:r w:rsidRPr="009B2EA5">
              <w:rPr>
                <w:rFonts w:ascii="Tele-GroteskNor" w:hAnsi="Tele-GroteskNor"/>
                <w:lang w:val="fr-BE"/>
              </w:rPr>
              <w:t>)</w:t>
            </w:r>
          </w:p>
        </w:tc>
        <w:tc>
          <w:tcPr>
            <w:tcW w:w="2267" w:type="dxa"/>
          </w:tcPr>
          <w:p w14:paraId="429C2F37" w14:textId="77777777" w:rsidR="001659DE" w:rsidRPr="0073084E" w:rsidRDefault="001659DE" w:rsidP="006B3B3B">
            <w:pPr>
              <w:rPr>
                <w:rFonts w:ascii="Tele-GroteskNor" w:hAnsi="Tele-GroteskNor"/>
                <w:color w:val="262626"/>
                <w:lang w:val="en-GB"/>
              </w:rPr>
            </w:pPr>
            <w:r w:rsidRPr="0073084E">
              <w:rPr>
                <w:rFonts w:ascii="Tele-GroteskNor" w:hAnsi="Tele-GroteskNor"/>
                <w:lang w:val="en-GB"/>
              </w:rPr>
              <w:t>2 years after employment ceases</w:t>
            </w:r>
          </w:p>
        </w:tc>
        <w:tc>
          <w:tcPr>
            <w:tcW w:w="2610" w:type="dxa"/>
          </w:tcPr>
          <w:p w14:paraId="7CCC2067" w14:textId="77777777" w:rsidR="001659DE" w:rsidRPr="0073084E" w:rsidRDefault="001659DE" w:rsidP="006B3B3B">
            <w:pPr>
              <w:rPr>
                <w:rFonts w:ascii="Tele-GroteskNor" w:hAnsi="Tele-GroteskNor"/>
                <w:color w:val="262626"/>
                <w:lang w:val="en-GB"/>
              </w:rPr>
            </w:pPr>
            <w:r w:rsidRPr="0073084E">
              <w:rPr>
                <w:rFonts w:ascii="Tele-GroteskNor" w:hAnsi="Tele-GroteskNor"/>
                <w:lang w:val="en-GB"/>
              </w:rPr>
              <w:t>Paper or electronic</w:t>
            </w:r>
          </w:p>
        </w:tc>
        <w:tc>
          <w:tcPr>
            <w:tcW w:w="2352" w:type="dxa"/>
          </w:tcPr>
          <w:p w14:paraId="3E03FDF0" w14:textId="77777777" w:rsidR="001659DE" w:rsidRPr="0073084E" w:rsidRDefault="001659DE" w:rsidP="006B3B3B">
            <w:pPr>
              <w:rPr>
                <w:rFonts w:ascii="Tele-GroteskNor" w:hAnsi="Tele-GroteskNor"/>
                <w:color w:val="F0911E"/>
                <w:lang w:val="en-GB"/>
              </w:rPr>
            </w:pPr>
            <w:r w:rsidRPr="0073084E">
              <w:rPr>
                <w:rFonts w:ascii="Tele-GroteskNor" w:hAnsi="Tele-GroteskNor"/>
                <w:lang w:val="en-GB"/>
              </w:rPr>
              <w:t>Immigration (Restriction on Employment)</w:t>
            </w:r>
            <w:r>
              <w:rPr>
                <w:rFonts w:ascii="Tele-GroteskNor" w:hAnsi="Tele-GroteskNor"/>
                <w:lang w:val="en-GB"/>
              </w:rPr>
              <w:t xml:space="preserve"> </w:t>
            </w:r>
            <w:r w:rsidRPr="0073084E">
              <w:rPr>
                <w:rFonts w:ascii="Tele-GroteskNor" w:hAnsi="Tele-GroteskNor"/>
                <w:lang w:val="en-GB"/>
              </w:rPr>
              <w:t>Order SI 2007/3290 art 6 (b)</w:t>
            </w:r>
          </w:p>
        </w:tc>
      </w:tr>
      <w:tr w:rsidR="001659DE" w14:paraId="29C9DD4E" w14:textId="77777777" w:rsidTr="13F5212B">
        <w:tc>
          <w:tcPr>
            <w:tcW w:w="2689" w:type="dxa"/>
          </w:tcPr>
          <w:p w14:paraId="20477564" w14:textId="77777777" w:rsidR="001659DE" w:rsidRDefault="001659DE" w:rsidP="006B3B3B">
            <w:pPr>
              <w:rPr>
                <w:rFonts w:ascii="Tele-GroteskNor" w:hAnsi="Tele-GroteskNor"/>
                <w:color w:val="262626"/>
                <w:lang w:val="en-GB"/>
              </w:rPr>
            </w:pPr>
            <w:r>
              <w:rPr>
                <w:rFonts w:ascii="Tele-GroteskNor" w:hAnsi="Tele-GroteskNor"/>
                <w:lang w:val="en-GB"/>
              </w:rPr>
              <w:t>Working time records</w:t>
            </w:r>
          </w:p>
        </w:tc>
        <w:tc>
          <w:tcPr>
            <w:tcW w:w="2267" w:type="dxa"/>
          </w:tcPr>
          <w:p w14:paraId="706F3BBE" w14:textId="77777777" w:rsidR="001659DE" w:rsidRPr="0073084E" w:rsidRDefault="001659DE" w:rsidP="006B3B3B">
            <w:pPr>
              <w:rPr>
                <w:rFonts w:ascii="Tele-GroteskNor" w:hAnsi="Tele-GroteskNor"/>
                <w:color w:val="262626"/>
                <w:lang w:val="en-GB"/>
              </w:rPr>
            </w:pPr>
            <w:r>
              <w:rPr>
                <w:rFonts w:ascii="Tele-GroteskNor" w:hAnsi="Tele-GroteskNor"/>
                <w:lang w:val="en-GB"/>
              </w:rPr>
              <w:t>2 years from the date on which the record was made</w:t>
            </w:r>
          </w:p>
        </w:tc>
        <w:tc>
          <w:tcPr>
            <w:tcW w:w="2610" w:type="dxa"/>
          </w:tcPr>
          <w:p w14:paraId="7653CDA0" w14:textId="77777777" w:rsidR="001659DE" w:rsidRPr="00930F4A" w:rsidRDefault="001659DE" w:rsidP="006B3B3B">
            <w:pPr>
              <w:rPr>
                <w:rFonts w:ascii="Tele-GroteskNor" w:hAnsi="Tele-GroteskNor"/>
                <w:color w:val="262626"/>
                <w:lang w:val="en-GB"/>
              </w:rPr>
            </w:pPr>
            <w:r>
              <w:rPr>
                <w:rFonts w:ascii="Tele-GroteskNor" w:hAnsi="Tele-GroteskNor"/>
                <w:lang w:val="en-GB"/>
              </w:rPr>
              <w:t>Paper or electronic</w:t>
            </w:r>
          </w:p>
        </w:tc>
        <w:tc>
          <w:tcPr>
            <w:tcW w:w="2352" w:type="dxa"/>
          </w:tcPr>
          <w:p w14:paraId="080458A8" w14:textId="77777777" w:rsidR="001659DE" w:rsidRPr="00A74960" w:rsidRDefault="001659DE" w:rsidP="006B3B3B">
            <w:pPr>
              <w:rPr>
                <w:rFonts w:ascii="Tele-GroteskNor" w:hAnsi="Tele-GroteskNor"/>
                <w:color w:val="F0911E"/>
                <w:lang w:val="en-GB"/>
              </w:rPr>
            </w:pPr>
            <w:r>
              <w:rPr>
                <w:rFonts w:ascii="Tele-GroteskNor" w:hAnsi="Tele-GroteskNor"/>
                <w:lang w:val="en-GB"/>
              </w:rPr>
              <w:t>Working Time Regulations 1998, SI 1998/1833, reg 9</w:t>
            </w:r>
          </w:p>
        </w:tc>
      </w:tr>
      <w:tr w:rsidR="001659DE" w14:paraId="0C25975F" w14:textId="77777777" w:rsidTr="13F5212B">
        <w:tc>
          <w:tcPr>
            <w:tcW w:w="2689" w:type="dxa"/>
          </w:tcPr>
          <w:p w14:paraId="403BBC9F" w14:textId="77777777" w:rsidR="001659DE" w:rsidRDefault="001659DE" w:rsidP="006B3B3B">
            <w:pPr>
              <w:rPr>
                <w:rFonts w:ascii="Tele-GroteskNor" w:hAnsi="Tele-GroteskNor"/>
                <w:color w:val="262626"/>
                <w:lang w:val="en-GB"/>
              </w:rPr>
            </w:pPr>
            <w:r>
              <w:rPr>
                <w:rFonts w:ascii="Tele-GroteskNor" w:hAnsi="Tele-GroteskNor"/>
                <w:lang w:val="en-GB"/>
              </w:rPr>
              <w:t xml:space="preserve">Annual leave </w:t>
            </w:r>
          </w:p>
        </w:tc>
        <w:tc>
          <w:tcPr>
            <w:tcW w:w="2267" w:type="dxa"/>
          </w:tcPr>
          <w:p w14:paraId="4EBFFDF2" w14:textId="77777777" w:rsidR="001659DE" w:rsidRPr="0073084E" w:rsidRDefault="001659DE" w:rsidP="006B3B3B">
            <w:pPr>
              <w:rPr>
                <w:rFonts w:ascii="Tele-GroteskNor" w:hAnsi="Tele-GroteskNor"/>
                <w:color w:val="262626"/>
                <w:lang w:val="en-GB"/>
              </w:rPr>
            </w:pPr>
            <w:r>
              <w:rPr>
                <w:rFonts w:ascii="Tele-GroteskNor" w:hAnsi="Tele-GroteskNor"/>
                <w:lang w:val="en-GB"/>
              </w:rPr>
              <w:t>6 years after the end of each tax year</w:t>
            </w:r>
          </w:p>
        </w:tc>
        <w:tc>
          <w:tcPr>
            <w:tcW w:w="2610" w:type="dxa"/>
          </w:tcPr>
          <w:p w14:paraId="367E131E" w14:textId="77777777" w:rsidR="001659DE" w:rsidRDefault="001659DE" w:rsidP="006B3B3B">
            <w:pPr>
              <w:rPr>
                <w:color w:val="262626"/>
              </w:rPr>
            </w:pPr>
            <w:r w:rsidRPr="00930F4A">
              <w:rPr>
                <w:rFonts w:ascii="Tele-GroteskNor" w:hAnsi="Tele-GroteskNor"/>
                <w:lang w:val="en-GB"/>
              </w:rPr>
              <w:t>Paper or electronic</w:t>
            </w:r>
          </w:p>
        </w:tc>
        <w:tc>
          <w:tcPr>
            <w:tcW w:w="2352" w:type="dxa"/>
          </w:tcPr>
          <w:p w14:paraId="1DB03673" w14:textId="77777777" w:rsidR="001659DE" w:rsidRPr="00EE1ADD" w:rsidRDefault="001659DE" w:rsidP="006B3B3B">
            <w:pPr>
              <w:rPr>
                <w:rFonts w:ascii="Tele-GroteskNor" w:hAnsi="Tele-GroteskNor"/>
                <w:color w:val="F0911E"/>
                <w:lang w:val="en-US"/>
              </w:rPr>
            </w:pPr>
            <w:r>
              <w:rPr>
                <w:rFonts w:ascii="Tele-GroteskNor" w:hAnsi="Tele-GroteskNor"/>
                <w:lang w:val="en-GB"/>
              </w:rPr>
              <w:t>Limitation Act</w:t>
            </w:r>
            <w:r w:rsidRPr="00A74960">
              <w:rPr>
                <w:rFonts w:ascii="Tele-GroteskNor" w:hAnsi="Tele-GroteskNor"/>
                <w:lang w:val="en-GB"/>
              </w:rPr>
              <w:t xml:space="preserve"> 1980, section 5 </w:t>
            </w:r>
          </w:p>
        </w:tc>
      </w:tr>
      <w:tr w:rsidR="001659DE" w14:paraId="60F6BE8C" w14:textId="77777777" w:rsidTr="13F5212B">
        <w:tc>
          <w:tcPr>
            <w:tcW w:w="2689" w:type="dxa"/>
          </w:tcPr>
          <w:p w14:paraId="192CD6D4" w14:textId="77777777" w:rsidR="001659DE" w:rsidRPr="0073084E" w:rsidRDefault="001659DE" w:rsidP="006B3B3B">
            <w:pPr>
              <w:rPr>
                <w:rFonts w:ascii="Tele-GroteskNor" w:hAnsi="Tele-GroteskNor"/>
                <w:color w:val="262626"/>
                <w:lang w:val="en-GB"/>
              </w:rPr>
            </w:pPr>
            <w:r>
              <w:rPr>
                <w:rFonts w:ascii="Tele-GroteskNor" w:hAnsi="Tele-GroteskNor"/>
                <w:lang w:val="en-GB"/>
              </w:rPr>
              <w:t>Maternity, Paternity leave</w:t>
            </w:r>
          </w:p>
        </w:tc>
        <w:tc>
          <w:tcPr>
            <w:tcW w:w="2267" w:type="dxa"/>
          </w:tcPr>
          <w:p w14:paraId="683A4925" w14:textId="77777777" w:rsidR="001659DE" w:rsidRPr="0073084E" w:rsidRDefault="001659DE" w:rsidP="006B3B3B">
            <w:pPr>
              <w:rPr>
                <w:rFonts w:ascii="Tele-GroteskNor" w:hAnsi="Tele-GroteskNor"/>
                <w:color w:val="262626"/>
                <w:lang w:val="en-GB"/>
              </w:rPr>
            </w:pPr>
            <w:r>
              <w:rPr>
                <w:rFonts w:ascii="Tele-GroteskNor" w:hAnsi="Tele-GroteskNor"/>
                <w:lang w:val="en-GB"/>
              </w:rPr>
              <w:t>6 years after the end of employment</w:t>
            </w:r>
          </w:p>
        </w:tc>
        <w:tc>
          <w:tcPr>
            <w:tcW w:w="2610" w:type="dxa"/>
          </w:tcPr>
          <w:p w14:paraId="1F15113F" w14:textId="77777777" w:rsidR="001659DE" w:rsidRDefault="001659DE" w:rsidP="006B3B3B">
            <w:pPr>
              <w:rPr>
                <w:color w:val="262626"/>
              </w:rPr>
            </w:pPr>
            <w:r w:rsidRPr="00930F4A">
              <w:rPr>
                <w:rFonts w:ascii="Tele-GroteskNor" w:hAnsi="Tele-GroteskNor"/>
                <w:lang w:val="en-GB"/>
              </w:rPr>
              <w:t>Paper or electronic</w:t>
            </w:r>
          </w:p>
        </w:tc>
        <w:tc>
          <w:tcPr>
            <w:tcW w:w="2352" w:type="dxa"/>
          </w:tcPr>
          <w:p w14:paraId="06435A95" w14:textId="77777777" w:rsidR="001659DE" w:rsidRPr="00A74960" w:rsidRDefault="001659DE" w:rsidP="006B3B3B">
            <w:pPr>
              <w:rPr>
                <w:rFonts w:ascii="Tele-GroteskNor" w:hAnsi="Tele-GroteskNor"/>
                <w:color w:val="F0911E"/>
                <w:lang w:val="en-GB"/>
              </w:rPr>
            </w:pPr>
            <w:r w:rsidRPr="00A74960">
              <w:rPr>
                <w:rFonts w:ascii="Tele-GroteskNor" w:hAnsi="Tele-GroteskNor"/>
                <w:lang w:val="en-GB"/>
              </w:rPr>
              <w:t>Limitation</w:t>
            </w:r>
            <w:r>
              <w:rPr>
                <w:rFonts w:ascii="Tele-GroteskNor" w:hAnsi="Tele-GroteskNor"/>
                <w:lang w:val="en-GB"/>
              </w:rPr>
              <w:t xml:space="preserve"> Act</w:t>
            </w:r>
            <w:r w:rsidRPr="00A74960">
              <w:rPr>
                <w:rFonts w:ascii="Tele-GroteskNor" w:hAnsi="Tele-GroteskNor"/>
                <w:lang w:val="en-GB"/>
              </w:rPr>
              <w:t xml:space="preserve"> 1980, section 5 </w:t>
            </w:r>
          </w:p>
        </w:tc>
      </w:tr>
      <w:tr w:rsidR="001659DE" w14:paraId="4AE5F2C7" w14:textId="77777777" w:rsidTr="13F5212B">
        <w:tc>
          <w:tcPr>
            <w:tcW w:w="2689" w:type="dxa"/>
          </w:tcPr>
          <w:p w14:paraId="0E60035C" w14:textId="321615C4" w:rsidR="001659DE" w:rsidRDefault="001659DE" w:rsidP="001E762B">
            <w:pPr>
              <w:rPr>
                <w:rFonts w:ascii="Tele-GroteskNor" w:hAnsi="Tele-GroteskNor"/>
                <w:color w:val="262626"/>
                <w:lang w:val="en-GB"/>
              </w:rPr>
            </w:pPr>
            <w:r>
              <w:rPr>
                <w:rFonts w:ascii="Tele-GroteskNor" w:hAnsi="Tele-GroteskNor"/>
                <w:lang w:val="en-GB"/>
              </w:rPr>
              <w:t>Sickness record</w:t>
            </w:r>
            <w:r w:rsidR="001E762B">
              <w:rPr>
                <w:rFonts w:ascii="Tele-GroteskNor" w:hAnsi="Tele-GroteskNor"/>
                <w:lang w:val="en-GB"/>
              </w:rPr>
              <w:t xml:space="preserve"> </w:t>
            </w:r>
            <w:r>
              <w:rPr>
                <w:rFonts w:ascii="Tele-GroteskNor" w:hAnsi="Tele-GroteskNor"/>
                <w:lang w:val="en-GB"/>
              </w:rPr>
              <w:t>(including return to work meeting following sickness)</w:t>
            </w:r>
            <w:r w:rsidR="001E762B">
              <w:rPr>
                <w:rFonts w:ascii="Tele-GroteskNor" w:hAnsi="Tele-GroteskNor"/>
                <w:lang w:val="en-GB"/>
              </w:rPr>
              <w:t xml:space="preserve"> </w:t>
            </w:r>
            <w:r w:rsidR="005A6CCF">
              <w:rPr>
                <w:rFonts w:ascii="Tele-GroteskNor" w:hAnsi="Tele-GroteskNor"/>
                <w:lang w:val="en-GB"/>
              </w:rPr>
              <w:t>A</w:t>
            </w:r>
            <w:r>
              <w:rPr>
                <w:rFonts w:ascii="Tele-GroteskNor" w:hAnsi="Tele-GroteskNor"/>
                <w:lang w:val="en-GB"/>
              </w:rPr>
              <w:t>nd</w:t>
            </w:r>
            <w:r w:rsidR="005A6CCF">
              <w:rPr>
                <w:rFonts w:ascii="Tele-GroteskNor" w:hAnsi="Tele-GroteskNor"/>
                <w:lang w:val="en-GB"/>
              </w:rPr>
              <w:t xml:space="preserve"> </w:t>
            </w:r>
            <w:r>
              <w:rPr>
                <w:rFonts w:ascii="Tele-GroteskNor" w:hAnsi="Tele-GroteskNor"/>
                <w:lang w:val="en-GB"/>
              </w:rPr>
              <w:t>SSP record (Statutory Sick Pay)</w:t>
            </w:r>
          </w:p>
        </w:tc>
        <w:tc>
          <w:tcPr>
            <w:tcW w:w="2267" w:type="dxa"/>
          </w:tcPr>
          <w:p w14:paraId="146DA117" w14:textId="77777777" w:rsidR="001659DE" w:rsidRPr="0073084E" w:rsidRDefault="001659DE" w:rsidP="006B3B3B">
            <w:pPr>
              <w:rPr>
                <w:rFonts w:ascii="Tele-GroteskNor" w:hAnsi="Tele-GroteskNor"/>
                <w:color w:val="262626"/>
                <w:lang w:val="en-GB"/>
              </w:rPr>
            </w:pPr>
            <w:r>
              <w:rPr>
                <w:rFonts w:ascii="Tele-GroteskNor" w:hAnsi="Tele-GroteskNor"/>
                <w:lang w:val="en-GB"/>
              </w:rPr>
              <w:t xml:space="preserve">6 years after the end of employment </w:t>
            </w:r>
          </w:p>
        </w:tc>
        <w:tc>
          <w:tcPr>
            <w:tcW w:w="2610" w:type="dxa"/>
          </w:tcPr>
          <w:p w14:paraId="4CC99977" w14:textId="77777777" w:rsidR="001659DE" w:rsidRDefault="001659DE" w:rsidP="006B3B3B">
            <w:pPr>
              <w:rPr>
                <w:color w:val="262626"/>
              </w:rPr>
            </w:pPr>
            <w:r w:rsidRPr="00930F4A">
              <w:rPr>
                <w:rFonts w:ascii="Tele-GroteskNor" w:hAnsi="Tele-GroteskNor"/>
                <w:lang w:val="en-GB"/>
              </w:rPr>
              <w:t>Paper or electronic</w:t>
            </w:r>
          </w:p>
        </w:tc>
        <w:tc>
          <w:tcPr>
            <w:tcW w:w="2352" w:type="dxa"/>
          </w:tcPr>
          <w:p w14:paraId="6D114737" w14:textId="77777777" w:rsidR="001659DE" w:rsidRPr="00867835" w:rsidRDefault="001659DE" w:rsidP="006B3B3B">
            <w:pPr>
              <w:rPr>
                <w:rFonts w:ascii="Tele-GroteskNor" w:hAnsi="Tele-GroteskNor"/>
                <w:color w:val="262626"/>
                <w:lang w:val="en-GB"/>
              </w:rPr>
            </w:pPr>
            <w:r>
              <w:rPr>
                <w:rFonts w:ascii="Tele-GroteskNor" w:hAnsi="Tele-GroteskNor"/>
                <w:lang w:val="en-GB"/>
              </w:rPr>
              <w:t xml:space="preserve">Limitation Act </w:t>
            </w:r>
            <w:r w:rsidRPr="00A74960">
              <w:rPr>
                <w:rFonts w:ascii="Tele-GroteskNor" w:hAnsi="Tele-GroteskNor"/>
                <w:lang w:val="en-GB"/>
              </w:rPr>
              <w:t xml:space="preserve">1980, section 5 </w:t>
            </w:r>
          </w:p>
        </w:tc>
      </w:tr>
      <w:tr w:rsidR="001659DE" w14:paraId="1D228838" w14:textId="77777777" w:rsidTr="13F5212B">
        <w:tc>
          <w:tcPr>
            <w:tcW w:w="2689" w:type="dxa"/>
          </w:tcPr>
          <w:p w14:paraId="729FA869" w14:textId="77777777" w:rsidR="001659DE" w:rsidRDefault="001659DE" w:rsidP="006B3B3B">
            <w:pPr>
              <w:rPr>
                <w:rFonts w:ascii="Tele-GroteskNor" w:hAnsi="Tele-GroteskNor"/>
                <w:color w:val="262626"/>
                <w:lang w:val="en-GB"/>
              </w:rPr>
            </w:pPr>
            <w:r>
              <w:rPr>
                <w:rFonts w:ascii="Tele-GroteskNor" w:hAnsi="Tele-GroteskNor"/>
                <w:lang w:val="en-GB"/>
              </w:rPr>
              <w:t>Redundancy records</w:t>
            </w:r>
          </w:p>
        </w:tc>
        <w:tc>
          <w:tcPr>
            <w:tcW w:w="2267" w:type="dxa"/>
          </w:tcPr>
          <w:p w14:paraId="720CC877" w14:textId="77777777" w:rsidR="001659DE" w:rsidRPr="0073084E" w:rsidRDefault="001659DE" w:rsidP="006B3B3B">
            <w:pPr>
              <w:rPr>
                <w:rFonts w:ascii="Tele-GroteskNor" w:hAnsi="Tele-GroteskNor"/>
                <w:color w:val="262626"/>
                <w:lang w:val="en-GB"/>
              </w:rPr>
            </w:pPr>
            <w:r>
              <w:rPr>
                <w:rFonts w:ascii="Tele-GroteskNor" w:hAnsi="Tele-GroteskNor"/>
                <w:lang w:val="en-GB"/>
              </w:rPr>
              <w:t>6 years from the end of employment</w:t>
            </w:r>
          </w:p>
        </w:tc>
        <w:tc>
          <w:tcPr>
            <w:tcW w:w="2610" w:type="dxa"/>
          </w:tcPr>
          <w:p w14:paraId="6F73750A" w14:textId="77777777" w:rsidR="001659DE" w:rsidRDefault="001659DE" w:rsidP="006B3B3B">
            <w:pPr>
              <w:rPr>
                <w:color w:val="262626"/>
              </w:rPr>
            </w:pPr>
            <w:r w:rsidRPr="00930F4A">
              <w:rPr>
                <w:rFonts w:ascii="Tele-GroteskNor" w:hAnsi="Tele-GroteskNor"/>
                <w:lang w:val="en-GB"/>
              </w:rPr>
              <w:t>Paper or electronic</w:t>
            </w:r>
          </w:p>
        </w:tc>
        <w:tc>
          <w:tcPr>
            <w:tcW w:w="2352" w:type="dxa"/>
          </w:tcPr>
          <w:p w14:paraId="3B5DEB8E" w14:textId="77777777" w:rsidR="001659DE" w:rsidRPr="00A74960" w:rsidRDefault="001659DE" w:rsidP="006B3B3B">
            <w:pPr>
              <w:rPr>
                <w:rFonts w:ascii="Tele-GroteskNor" w:hAnsi="Tele-GroteskNor"/>
                <w:color w:val="F0911E"/>
                <w:lang w:val="en-GB"/>
              </w:rPr>
            </w:pPr>
            <w:r w:rsidRPr="00A74960">
              <w:rPr>
                <w:rFonts w:ascii="Tele-GroteskNor" w:hAnsi="Tele-GroteskNor"/>
                <w:lang w:val="en-GB"/>
              </w:rPr>
              <w:t>Limi</w:t>
            </w:r>
            <w:r>
              <w:rPr>
                <w:rFonts w:ascii="Tele-GroteskNor" w:hAnsi="Tele-GroteskNor"/>
                <w:lang w:val="en-GB"/>
              </w:rPr>
              <w:t>tation Act</w:t>
            </w:r>
            <w:r w:rsidRPr="00A74960">
              <w:rPr>
                <w:rFonts w:ascii="Tele-GroteskNor" w:hAnsi="Tele-GroteskNor"/>
                <w:lang w:val="en-GB"/>
              </w:rPr>
              <w:t xml:space="preserve"> 1980, section 5 </w:t>
            </w:r>
          </w:p>
        </w:tc>
      </w:tr>
      <w:tr w:rsidR="000D3AD9" w14:paraId="1203AFED" w14:textId="77777777" w:rsidTr="13F5212B">
        <w:tc>
          <w:tcPr>
            <w:tcW w:w="9918" w:type="dxa"/>
            <w:gridSpan w:val="4"/>
            <w:shd w:val="clear" w:color="auto" w:fill="BFBFBF" w:themeFill="background1" w:themeFillShade="BF"/>
          </w:tcPr>
          <w:p w14:paraId="74B2FF93" w14:textId="2F1C68E0" w:rsidR="000D3AD9" w:rsidRPr="002C49DD" w:rsidRDefault="618599C8" w:rsidP="13F5212B">
            <w:pPr>
              <w:rPr>
                <w:rFonts w:ascii="Tele-GroteskNor" w:hAnsi="Tele-GroteskNor"/>
                <w:b/>
                <w:bCs/>
                <w:sz w:val="24"/>
                <w:szCs w:val="24"/>
                <w:lang w:val="en-GB"/>
              </w:rPr>
            </w:pPr>
            <w:bookmarkStart w:id="10" w:name="_Hlk4420692"/>
            <w:r w:rsidRPr="13F5212B">
              <w:rPr>
                <w:rFonts w:ascii="Tele-GroteskNor" w:hAnsi="Tele-GroteskNor"/>
                <w:b/>
                <w:bCs/>
                <w:sz w:val="24"/>
                <w:szCs w:val="24"/>
                <w:lang w:val="en-GB"/>
              </w:rPr>
              <w:t xml:space="preserve">HR data: </w:t>
            </w:r>
            <w:r w:rsidR="193FB674" w:rsidRPr="13F5212B">
              <w:rPr>
                <w:rFonts w:ascii="Tele-GroteskNor" w:hAnsi="Tele-GroteskNor"/>
                <w:b/>
                <w:bCs/>
                <w:sz w:val="24"/>
                <w:szCs w:val="24"/>
                <w:lang w:val="en-GB"/>
              </w:rPr>
              <w:t>Payroll and salary records</w:t>
            </w:r>
          </w:p>
        </w:tc>
      </w:tr>
      <w:tr w:rsidR="000D3AD9" w14:paraId="2E02F799" w14:textId="77777777" w:rsidTr="13F5212B">
        <w:tc>
          <w:tcPr>
            <w:tcW w:w="2689" w:type="dxa"/>
            <w:shd w:val="clear" w:color="auto" w:fill="BFBFBF" w:themeFill="background1" w:themeFillShade="BF"/>
          </w:tcPr>
          <w:p w14:paraId="3280E4F3" w14:textId="77777777" w:rsidR="000D3AD9" w:rsidRPr="002C49DD" w:rsidRDefault="000D3AD9" w:rsidP="006B3B3B">
            <w:pPr>
              <w:rPr>
                <w:rFonts w:ascii="Tele-GroteskNor" w:hAnsi="Tele-GroteskNor"/>
                <w:b/>
                <w:color w:val="262626"/>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15DC0D8E" w14:textId="77777777" w:rsidR="000D3AD9" w:rsidRPr="002C49DD" w:rsidRDefault="000D3AD9" w:rsidP="006B3B3B">
            <w:pPr>
              <w:rPr>
                <w:rFonts w:ascii="Tele-GroteskNor" w:hAnsi="Tele-GroteskNor"/>
                <w:b/>
                <w:color w:val="262626"/>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3600BACE" w14:textId="77777777" w:rsidR="000D3AD9" w:rsidRPr="002C49DD" w:rsidRDefault="000D3AD9" w:rsidP="006B3B3B">
            <w:pPr>
              <w:rPr>
                <w:rFonts w:ascii="Tele-GroteskNor" w:hAnsi="Tele-GroteskNor"/>
                <w:b/>
                <w:color w:val="262626"/>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550B4FD8" w14:textId="77777777" w:rsidR="000D3AD9" w:rsidRPr="002C49DD" w:rsidRDefault="000D3AD9" w:rsidP="006B3B3B">
            <w:pPr>
              <w:rPr>
                <w:rFonts w:ascii="Tele-GroteskNor" w:hAnsi="Tele-GroteskNor"/>
                <w:b/>
                <w:color w:val="262626"/>
                <w:sz w:val="24"/>
                <w:lang w:val="en-GB"/>
              </w:rPr>
            </w:pPr>
            <w:r w:rsidRPr="002C49DD">
              <w:rPr>
                <w:rFonts w:ascii="Tele-GroteskNor" w:hAnsi="Tele-GroteskNor"/>
                <w:b/>
                <w:sz w:val="24"/>
                <w:lang w:val="en-GB"/>
              </w:rPr>
              <w:t>Reference</w:t>
            </w:r>
          </w:p>
        </w:tc>
      </w:tr>
      <w:bookmarkEnd w:id="10"/>
      <w:tr w:rsidR="000D3AD9" w14:paraId="4A28B252" w14:textId="77777777" w:rsidTr="13F5212B">
        <w:tc>
          <w:tcPr>
            <w:tcW w:w="2689" w:type="dxa"/>
          </w:tcPr>
          <w:p w14:paraId="6B55A359" w14:textId="77777777" w:rsidR="000D3AD9" w:rsidRPr="002C49DD" w:rsidRDefault="000D3AD9" w:rsidP="006B3B3B">
            <w:pPr>
              <w:rPr>
                <w:rFonts w:ascii="Tele-GroteskNor" w:hAnsi="Tele-GroteskNor"/>
                <w:color w:val="262626"/>
                <w:lang w:val="en-GB"/>
              </w:rPr>
            </w:pPr>
            <w:r>
              <w:rPr>
                <w:rFonts w:ascii="Tele-GroteskNor" w:hAnsi="Tele-GroteskNor"/>
                <w:lang w:val="en-GB"/>
              </w:rPr>
              <w:lastRenderedPageBreak/>
              <w:t>Records relating to hours worked and payments made</w:t>
            </w:r>
          </w:p>
        </w:tc>
        <w:tc>
          <w:tcPr>
            <w:tcW w:w="2267" w:type="dxa"/>
          </w:tcPr>
          <w:p w14:paraId="4F687FD2" w14:textId="77777777" w:rsidR="000D3AD9" w:rsidRPr="002C49DD" w:rsidRDefault="000D3AD9" w:rsidP="006B3B3B">
            <w:pPr>
              <w:rPr>
                <w:rFonts w:ascii="Tele-GroteskNor" w:hAnsi="Tele-GroteskNor"/>
                <w:color w:val="262626"/>
                <w:lang w:val="en-GB"/>
              </w:rPr>
            </w:pPr>
            <w:r>
              <w:rPr>
                <w:rFonts w:ascii="Tele-GroteskNor" w:hAnsi="Tele-GroteskNor"/>
                <w:lang w:val="en-GB"/>
              </w:rPr>
              <w:t xml:space="preserve">3 years </w:t>
            </w:r>
          </w:p>
        </w:tc>
        <w:tc>
          <w:tcPr>
            <w:tcW w:w="2610" w:type="dxa"/>
          </w:tcPr>
          <w:p w14:paraId="76FC8A1B" w14:textId="77777777" w:rsidR="000D3AD9" w:rsidRPr="002C49DD" w:rsidRDefault="000D3AD9" w:rsidP="006B3B3B">
            <w:pPr>
              <w:rPr>
                <w:rFonts w:ascii="Tele-GroteskNor" w:hAnsi="Tele-GroteskNor"/>
                <w:color w:val="262626"/>
                <w:lang w:val="en-GB"/>
              </w:rPr>
            </w:pPr>
            <w:r w:rsidRPr="5B8144A8">
              <w:rPr>
                <w:rFonts w:ascii="Tele-GroteskNor" w:hAnsi="Tele-GroteskNor"/>
                <w:lang w:val="en-GB"/>
              </w:rPr>
              <w:t>Paper or electronic</w:t>
            </w:r>
          </w:p>
        </w:tc>
        <w:tc>
          <w:tcPr>
            <w:tcW w:w="2352" w:type="dxa"/>
          </w:tcPr>
          <w:p w14:paraId="514B2073" w14:textId="77777777" w:rsidR="000D3AD9" w:rsidRPr="002C49DD" w:rsidRDefault="000D3AD9" w:rsidP="006B3B3B">
            <w:pPr>
              <w:rPr>
                <w:rFonts w:ascii="Tele-GroteskNor" w:hAnsi="Tele-GroteskNor"/>
                <w:color w:val="F0911E"/>
                <w:lang w:val="en-GB"/>
              </w:rPr>
            </w:pPr>
            <w:r w:rsidRPr="5B8144A8">
              <w:rPr>
                <w:rFonts w:ascii="Tele-GroteskNor" w:hAnsi="Tele-GroteskNor"/>
                <w:lang w:val="en-GB"/>
              </w:rPr>
              <w:t>Taxes management Act 1970, s43</w:t>
            </w:r>
          </w:p>
        </w:tc>
      </w:tr>
      <w:tr w:rsidR="000D3AD9" w14:paraId="35A11CC0" w14:textId="77777777" w:rsidTr="13F5212B">
        <w:tc>
          <w:tcPr>
            <w:tcW w:w="2689" w:type="dxa"/>
          </w:tcPr>
          <w:p w14:paraId="164DC5C3" w14:textId="77777777" w:rsidR="000D3AD9" w:rsidRPr="002C49DD" w:rsidRDefault="000D3AD9" w:rsidP="006B3B3B">
            <w:pPr>
              <w:rPr>
                <w:rFonts w:ascii="Tele-GroteskNor" w:hAnsi="Tele-GroteskNor"/>
                <w:color w:val="262626"/>
                <w:lang w:val="en-GB"/>
              </w:rPr>
            </w:pPr>
            <w:r>
              <w:rPr>
                <w:rFonts w:ascii="Tele-GroteskNor" w:hAnsi="Tele-GroteskNor"/>
                <w:lang w:val="en-GB"/>
              </w:rPr>
              <w:t>National Minimum Wage Records</w:t>
            </w:r>
          </w:p>
        </w:tc>
        <w:tc>
          <w:tcPr>
            <w:tcW w:w="2267" w:type="dxa"/>
          </w:tcPr>
          <w:p w14:paraId="40A898BD" w14:textId="77777777" w:rsidR="000D3AD9" w:rsidRPr="002C49DD" w:rsidRDefault="000D3AD9" w:rsidP="006B3B3B">
            <w:pPr>
              <w:rPr>
                <w:rFonts w:ascii="Tele-GroteskNor" w:hAnsi="Tele-GroteskNor"/>
                <w:color w:val="262626"/>
                <w:lang w:val="en-GB"/>
              </w:rPr>
            </w:pPr>
            <w:r>
              <w:rPr>
                <w:rFonts w:ascii="Tele-GroteskNor" w:hAnsi="Tele-GroteskNor"/>
                <w:lang w:val="en-GB"/>
              </w:rPr>
              <w:t xml:space="preserve">3 years after year they relate to </w:t>
            </w:r>
          </w:p>
        </w:tc>
        <w:tc>
          <w:tcPr>
            <w:tcW w:w="2610" w:type="dxa"/>
          </w:tcPr>
          <w:p w14:paraId="1EF86EC4" w14:textId="77777777" w:rsidR="000D3AD9" w:rsidRPr="002C49DD" w:rsidRDefault="000D3AD9" w:rsidP="006B3B3B">
            <w:pPr>
              <w:rPr>
                <w:rFonts w:ascii="Tele-GroteskNor" w:hAnsi="Tele-GroteskNor"/>
                <w:color w:val="262626"/>
                <w:lang w:val="en-GB"/>
              </w:rPr>
            </w:pPr>
            <w:r>
              <w:rPr>
                <w:rFonts w:ascii="Tele-GroteskNor" w:hAnsi="Tele-GroteskNor"/>
                <w:lang w:val="en-GB"/>
              </w:rPr>
              <w:t>Paper or electronic</w:t>
            </w:r>
          </w:p>
        </w:tc>
        <w:tc>
          <w:tcPr>
            <w:tcW w:w="2352" w:type="dxa"/>
          </w:tcPr>
          <w:p w14:paraId="3BBE2274" w14:textId="77777777" w:rsidR="000D3AD9" w:rsidRDefault="000D3AD9" w:rsidP="006B3B3B">
            <w:pPr>
              <w:rPr>
                <w:rFonts w:ascii="Tele-GroteskNor" w:hAnsi="Tele-GroteskNor"/>
                <w:color w:val="262626"/>
                <w:lang w:val="en-GB"/>
              </w:rPr>
            </w:pPr>
            <w:r w:rsidRPr="5B8144A8">
              <w:rPr>
                <w:rFonts w:ascii="Tele-GroteskNor" w:hAnsi="Tele-GroteskNor"/>
                <w:lang w:val="en-GB"/>
              </w:rPr>
              <w:t>National Wage Act 1998, s.9</w:t>
            </w:r>
          </w:p>
          <w:p w14:paraId="083CA066" w14:textId="77777777" w:rsidR="000D3AD9" w:rsidRDefault="000D3AD9" w:rsidP="006B3B3B">
            <w:pPr>
              <w:rPr>
                <w:rFonts w:ascii="Tele-GroteskNor" w:hAnsi="Tele-GroteskNor"/>
                <w:color w:val="F0911E"/>
                <w:lang w:val="en-GB"/>
              </w:rPr>
            </w:pPr>
          </w:p>
          <w:p w14:paraId="18E21DE2" w14:textId="77777777" w:rsidR="000D3AD9" w:rsidRPr="002C49DD" w:rsidRDefault="000D3AD9" w:rsidP="006B3B3B">
            <w:pPr>
              <w:rPr>
                <w:rFonts w:ascii="Tele-GroteskNor" w:hAnsi="Tele-GroteskNor"/>
                <w:color w:val="F0911E"/>
                <w:lang w:val="en-GB"/>
              </w:rPr>
            </w:pPr>
            <w:r w:rsidRPr="5B8144A8">
              <w:rPr>
                <w:rFonts w:ascii="Tele-GroteskNor" w:hAnsi="Tele-GroteskNor"/>
                <w:lang w:val="en-GB"/>
              </w:rPr>
              <w:t>National Minimum Wage regulations 2015, SI 2015/621, reg 38</w:t>
            </w:r>
          </w:p>
        </w:tc>
      </w:tr>
      <w:tr w:rsidR="000D3AD9" w14:paraId="1D9E9368" w14:textId="77777777" w:rsidTr="13F5212B">
        <w:tc>
          <w:tcPr>
            <w:tcW w:w="2689" w:type="dxa"/>
          </w:tcPr>
          <w:p w14:paraId="00D8CDB1" w14:textId="77777777" w:rsidR="000D3AD9" w:rsidRDefault="000D3AD9" w:rsidP="006B3B3B">
            <w:pPr>
              <w:rPr>
                <w:rFonts w:ascii="Tele-GroteskNor" w:hAnsi="Tele-GroteskNor"/>
                <w:color w:val="262626"/>
                <w:lang w:val="en-GB"/>
              </w:rPr>
            </w:pPr>
            <w:r w:rsidRPr="5B8144A8">
              <w:rPr>
                <w:rFonts w:ascii="Tele-GroteskNor" w:hAnsi="Tele-GroteskNor"/>
                <w:lang w:val="en-GB"/>
              </w:rPr>
              <w:t xml:space="preserve">Wage and salary records </w:t>
            </w:r>
          </w:p>
          <w:p w14:paraId="1857ADE9" w14:textId="1D99D67C" w:rsidR="000D3AD9" w:rsidRPr="002C49DD" w:rsidRDefault="193FB674" w:rsidP="006B3B3B">
            <w:pPr>
              <w:rPr>
                <w:rFonts w:ascii="Tele-GroteskNor" w:hAnsi="Tele-GroteskNor"/>
                <w:color w:val="262626"/>
                <w:lang w:val="en-GB"/>
              </w:rPr>
            </w:pPr>
            <w:r w:rsidRPr="13F5212B">
              <w:rPr>
                <w:rFonts w:ascii="Tele-GroteskNor" w:hAnsi="Tele-GroteskNor"/>
                <w:lang w:val="en-GB"/>
              </w:rPr>
              <w:t>(Including overtime, bonuses)</w:t>
            </w:r>
          </w:p>
        </w:tc>
        <w:tc>
          <w:tcPr>
            <w:tcW w:w="2267" w:type="dxa"/>
          </w:tcPr>
          <w:p w14:paraId="76B7765F" w14:textId="6A048867" w:rsidR="000D3AD9" w:rsidRPr="002C49DD" w:rsidRDefault="1AA88E6F" w:rsidP="006B3B3B">
            <w:pPr>
              <w:rPr>
                <w:rFonts w:ascii="Tele-GroteskNor" w:hAnsi="Tele-GroteskNor"/>
                <w:color w:val="262626"/>
                <w:lang w:val="en-GB"/>
              </w:rPr>
            </w:pPr>
            <w:r w:rsidRPr="03E68CE8">
              <w:rPr>
                <w:rFonts w:ascii="Tele-GroteskNor" w:hAnsi="Tele-GroteskNor"/>
                <w:lang w:val="en-GB"/>
              </w:rPr>
              <w:t>6 years</w:t>
            </w:r>
            <w:r w:rsidR="339B7058" w:rsidRPr="03E68CE8">
              <w:rPr>
                <w:rFonts w:ascii="Tele-GroteskNor" w:hAnsi="Tele-GroteskNor"/>
                <w:lang w:val="en-GB"/>
              </w:rPr>
              <w:t xml:space="preserve"> after employment ends</w:t>
            </w:r>
          </w:p>
        </w:tc>
        <w:tc>
          <w:tcPr>
            <w:tcW w:w="2610" w:type="dxa"/>
          </w:tcPr>
          <w:p w14:paraId="7744FEBA" w14:textId="77777777" w:rsidR="000D3AD9" w:rsidRPr="002C49DD" w:rsidRDefault="000D3AD9" w:rsidP="006B3B3B">
            <w:pPr>
              <w:rPr>
                <w:rFonts w:ascii="Tele-GroteskNor" w:hAnsi="Tele-GroteskNor"/>
                <w:color w:val="262626"/>
                <w:lang w:val="en-GB"/>
              </w:rPr>
            </w:pPr>
            <w:r>
              <w:rPr>
                <w:rFonts w:ascii="Tele-GroteskNor" w:hAnsi="Tele-GroteskNor"/>
                <w:lang w:val="en-GB"/>
              </w:rPr>
              <w:t>Paper or electronic</w:t>
            </w:r>
          </w:p>
        </w:tc>
        <w:tc>
          <w:tcPr>
            <w:tcW w:w="2352" w:type="dxa"/>
          </w:tcPr>
          <w:p w14:paraId="2CED107F" w14:textId="77777777" w:rsidR="000D3AD9" w:rsidRPr="002C49DD" w:rsidRDefault="000D3AD9" w:rsidP="006B3B3B">
            <w:pPr>
              <w:rPr>
                <w:rFonts w:ascii="Tele-GroteskNor" w:hAnsi="Tele-GroteskNor"/>
                <w:color w:val="F0911E"/>
                <w:lang w:val="en-GB"/>
              </w:rPr>
            </w:pPr>
            <w:r w:rsidRPr="5B8144A8">
              <w:rPr>
                <w:rFonts w:ascii="Tele-GroteskNor" w:hAnsi="Tele-GroteskNor"/>
                <w:lang w:val="en-GB"/>
              </w:rPr>
              <w:t xml:space="preserve">Taxes </w:t>
            </w:r>
            <w:r>
              <w:rPr>
                <w:rFonts w:ascii="Tele-GroteskNor" w:hAnsi="Tele-GroteskNor"/>
                <w:lang w:val="en-GB"/>
              </w:rPr>
              <w:t>M</w:t>
            </w:r>
            <w:r w:rsidRPr="5B8144A8">
              <w:rPr>
                <w:rFonts w:ascii="Tele-GroteskNor" w:hAnsi="Tele-GroteskNor"/>
                <w:lang w:val="en-GB"/>
              </w:rPr>
              <w:t>anagement Act 1970, s43</w:t>
            </w:r>
          </w:p>
        </w:tc>
      </w:tr>
      <w:tr w:rsidR="000D3AD9" w14:paraId="62EBAF9F" w14:textId="77777777" w:rsidTr="13F5212B">
        <w:tc>
          <w:tcPr>
            <w:tcW w:w="2689" w:type="dxa"/>
          </w:tcPr>
          <w:p w14:paraId="6789CA41" w14:textId="77777777" w:rsidR="000D3AD9" w:rsidRDefault="000D3AD9" w:rsidP="006B3B3B">
            <w:pPr>
              <w:rPr>
                <w:rFonts w:ascii="Tele-GroteskNor" w:hAnsi="Tele-GroteskNor"/>
                <w:color w:val="262626"/>
                <w:lang w:val="en-GB"/>
              </w:rPr>
            </w:pPr>
            <w:r>
              <w:rPr>
                <w:rFonts w:ascii="Tele-GroteskNor" w:hAnsi="Tele-GroteskNor"/>
                <w:lang w:val="en-GB"/>
              </w:rPr>
              <w:t>Statutory Maternity Pay (SMP), or Statutory Paternity Pay (records.</w:t>
            </w:r>
          </w:p>
        </w:tc>
        <w:tc>
          <w:tcPr>
            <w:tcW w:w="2267" w:type="dxa"/>
          </w:tcPr>
          <w:p w14:paraId="2C2118C6" w14:textId="77777777" w:rsidR="000D3AD9" w:rsidRDefault="000D3AD9" w:rsidP="006B3B3B">
            <w:pPr>
              <w:rPr>
                <w:rFonts w:ascii="Tele-GroteskNor" w:hAnsi="Tele-GroteskNor"/>
                <w:color w:val="262626"/>
                <w:lang w:val="en-GB"/>
              </w:rPr>
            </w:pPr>
            <w:r w:rsidRPr="5B8144A8">
              <w:rPr>
                <w:rFonts w:ascii="Tele-GroteskNor" w:hAnsi="Tele-GroteskNor"/>
                <w:lang w:val="en-GB"/>
              </w:rPr>
              <w:t>3 years after the end of the tax year in which the period of the maternity</w:t>
            </w:r>
            <w:r>
              <w:rPr>
                <w:rFonts w:ascii="Tele-GroteskNor" w:hAnsi="Tele-GroteskNor"/>
                <w:lang w:val="en-GB"/>
              </w:rPr>
              <w:t>/paternity</w:t>
            </w:r>
            <w:r w:rsidRPr="5B8144A8">
              <w:rPr>
                <w:rFonts w:ascii="Tele-GroteskNor" w:hAnsi="Tele-GroteskNor"/>
                <w:lang w:val="en-GB"/>
              </w:rPr>
              <w:t xml:space="preserve"> pay ends</w:t>
            </w:r>
          </w:p>
        </w:tc>
        <w:tc>
          <w:tcPr>
            <w:tcW w:w="2610" w:type="dxa"/>
          </w:tcPr>
          <w:p w14:paraId="0CC032C2" w14:textId="77777777" w:rsidR="000D3AD9" w:rsidRDefault="000D3AD9" w:rsidP="006B3B3B">
            <w:pPr>
              <w:rPr>
                <w:rFonts w:ascii="Tele-GroteskNor" w:hAnsi="Tele-GroteskNor"/>
                <w:color w:val="262626"/>
                <w:lang w:val="en-GB"/>
              </w:rPr>
            </w:pPr>
            <w:r>
              <w:rPr>
                <w:rFonts w:ascii="Tele-GroteskNor" w:hAnsi="Tele-GroteskNor"/>
                <w:lang w:val="en-GB"/>
              </w:rPr>
              <w:t>Paper or electronic</w:t>
            </w:r>
          </w:p>
        </w:tc>
        <w:tc>
          <w:tcPr>
            <w:tcW w:w="2352" w:type="dxa"/>
          </w:tcPr>
          <w:p w14:paraId="4467F340" w14:textId="77777777" w:rsidR="000D3AD9" w:rsidRDefault="000D3AD9" w:rsidP="006B3B3B">
            <w:pPr>
              <w:rPr>
                <w:rFonts w:ascii="Tele-GroteskNor" w:hAnsi="Tele-GroteskNor"/>
                <w:color w:val="F0911E"/>
                <w:lang w:val="en-GB"/>
              </w:rPr>
            </w:pPr>
            <w:r>
              <w:rPr>
                <w:rFonts w:ascii="Tele-GroteskNor" w:hAnsi="Tele-GroteskNor"/>
                <w:lang w:val="en-GB"/>
              </w:rPr>
              <w:t>Statutory Maternity Pay (General) Regulations 1986, SI 1986/1960, reg 26</w:t>
            </w:r>
          </w:p>
        </w:tc>
      </w:tr>
      <w:tr w:rsidR="000D3AD9" w14:paraId="0E44BDE0" w14:textId="77777777" w:rsidTr="13F5212B">
        <w:tc>
          <w:tcPr>
            <w:tcW w:w="2689" w:type="dxa"/>
          </w:tcPr>
          <w:p w14:paraId="06BD4AA5" w14:textId="77777777" w:rsidR="000D3AD9" w:rsidRDefault="000D3AD9" w:rsidP="006B3B3B">
            <w:pPr>
              <w:rPr>
                <w:rFonts w:ascii="Tele-GroteskNor" w:hAnsi="Tele-GroteskNor"/>
                <w:color w:val="262626"/>
                <w:lang w:val="en-GB"/>
              </w:rPr>
            </w:pPr>
            <w:r>
              <w:rPr>
                <w:rFonts w:ascii="Tele-GroteskNor" w:hAnsi="Tele-GroteskNor"/>
                <w:lang w:val="en-GB"/>
              </w:rPr>
              <w:t>Retirement/Pension benefit Scheme</w:t>
            </w:r>
          </w:p>
        </w:tc>
        <w:tc>
          <w:tcPr>
            <w:tcW w:w="2267" w:type="dxa"/>
          </w:tcPr>
          <w:p w14:paraId="26E5544A" w14:textId="77777777" w:rsidR="000D3AD9" w:rsidRDefault="000D3AD9" w:rsidP="006B3B3B">
            <w:pPr>
              <w:rPr>
                <w:rFonts w:ascii="Tele-GroteskNor" w:hAnsi="Tele-GroteskNor"/>
                <w:color w:val="262626"/>
                <w:lang w:val="en-GB"/>
              </w:rPr>
            </w:pPr>
            <w:r>
              <w:rPr>
                <w:rFonts w:ascii="Tele-GroteskNor" w:hAnsi="Tele-GroteskNor"/>
                <w:lang w:val="en-GB"/>
              </w:rPr>
              <w:t>6 years from the end of the scheme</w:t>
            </w:r>
          </w:p>
        </w:tc>
        <w:tc>
          <w:tcPr>
            <w:tcW w:w="2610" w:type="dxa"/>
          </w:tcPr>
          <w:p w14:paraId="46DF6523" w14:textId="77777777" w:rsidR="000D3AD9" w:rsidRDefault="000D3AD9" w:rsidP="006B3B3B">
            <w:pPr>
              <w:rPr>
                <w:rFonts w:ascii="Tele-GroteskNor" w:hAnsi="Tele-GroteskNor"/>
                <w:color w:val="262626"/>
                <w:lang w:val="en-GB"/>
              </w:rPr>
            </w:pPr>
            <w:r>
              <w:rPr>
                <w:rFonts w:ascii="Tele-GroteskNor" w:hAnsi="Tele-GroteskNor"/>
                <w:lang w:val="en-GB"/>
              </w:rPr>
              <w:t>Paper or electronic</w:t>
            </w:r>
          </w:p>
        </w:tc>
        <w:tc>
          <w:tcPr>
            <w:tcW w:w="2352" w:type="dxa"/>
          </w:tcPr>
          <w:p w14:paraId="0337C9C8" w14:textId="77777777" w:rsidR="000D3AD9" w:rsidRDefault="000D3AD9" w:rsidP="006B3B3B">
            <w:pPr>
              <w:rPr>
                <w:rFonts w:ascii="Tele-GroteskNor" w:hAnsi="Tele-GroteskNor"/>
                <w:color w:val="262626"/>
                <w:lang w:val="en-GB"/>
              </w:rPr>
            </w:pPr>
            <w:r w:rsidRPr="5B8144A8">
              <w:rPr>
                <w:rFonts w:ascii="Tele-GroteskNor" w:hAnsi="Tele-GroteskNor"/>
                <w:lang w:val="en-GB"/>
              </w:rPr>
              <w:t>The Retirement Benefits Schemes (Information Powers) Regulations 1995 (SI 1995/3103), reg 15</w:t>
            </w:r>
          </w:p>
        </w:tc>
      </w:tr>
    </w:tbl>
    <w:p w14:paraId="2C511513" w14:textId="159A0A03" w:rsidR="00C72435" w:rsidRDefault="00C72435" w:rsidP="00C72435"/>
    <w:tbl>
      <w:tblPr>
        <w:tblStyle w:val="TableGrid"/>
        <w:tblW w:w="9918" w:type="dxa"/>
        <w:tblLayout w:type="fixed"/>
        <w:tblLook w:val="04A0" w:firstRow="1" w:lastRow="0" w:firstColumn="1" w:lastColumn="0" w:noHBand="0" w:noVBand="1"/>
      </w:tblPr>
      <w:tblGrid>
        <w:gridCol w:w="2689"/>
        <w:gridCol w:w="2267"/>
        <w:gridCol w:w="2610"/>
        <w:gridCol w:w="2352"/>
      </w:tblGrid>
      <w:tr w:rsidR="00962970" w14:paraId="0C7346CD" w14:textId="77777777" w:rsidTr="13F5212B">
        <w:tc>
          <w:tcPr>
            <w:tcW w:w="9918" w:type="dxa"/>
            <w:gridSpan w:val="4"/>
            <w:shd w:val="clear" w:color="auto" w:fill="BFBFBF" w:themeFill="background1" w:themeFillShade="BF"/>
          </w:tcPr>
          <w:p w14:paraId="1F8A01C9" w14:textId="5E51B50A" w:rsidR="00962970" w:rsidRPr="002C49DD" w:rsidRDefault="02793B46" w:rsidP="006B3B3B">
            <w:bookmarkStart w:id="11" w:name="_Hlk4420973"/>
            <w:r w:rsidRPr="13F5212B">
              <w:rPr>
                <w:rFonts w:ascii="Tele-GroteskNor" w:hAnsi="Tele-GroteskNor"/>
                <w:b/>
                <w:bCs/>
                <w:sz w:val="24"/>
                <w:szCs w:val="24"/>
                <w:lang w:val="en-GB"/>
              </w:rPr>
              <w:t xml:space="preserve">Financial </w:t>
            </w:r>
            <w:r w:rsidR="618599C8" w:rsidRPr="13F5212B">
              <w:rPr>
                <w:rFonts w:ascii="Tele-GroteskNor" w:hAnsi="Tele-GroteskNor"/>
                <w:b/>
                <w:bCs/>
                <w:sz w:val="24"/>
                <w:szCs w:val="24"/>
                <w:lang w:val="en-GB"/>
              </w:rPr>
              <w:t>data</w:t>
            </w:r>
          </w:p>
        </w:tc>
      </w:tr>
      <w:tr w:rsidR="00962970" w14:paraId="766D797B" w14:textId="77777777" w:rsidTr="13F5212B">
        <w:tc>
          <w:tcPr>
            <w:tcW w:w="2689" w:type="dxa"/>
            <w:shd w:val="clear" w:color="auto" w:fill="BFBFBF" w:themeFill="background1" w:themeFillShade="BF"/>
          </w:tcPr>
          <w:p w14:paraId="3D6FE497" w14:textId="77777777" w:rsidR="00962970" w:rsidRPr="002C49DD" w:rsidRDefault="00962970" w:rsidP="006B3B3B">
            <w:pPr>
              <w:rPr>
                <w:rFonts w:ascii="Tele-GroteskNor" w:hAnsi="Tele-GroteskNor"/>
                <w:b/>
                <w:color w:val="262626"/>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08A13E97" w14:textId="77777777" w:rsidR="00962970" w:rsidRPr="002C49DD" w:rsidRDefault="00962970" w:rsidP="006B3B3B">
            <w:pPr>
              <w:rPr>
                <w:rFonts w:ascii="Tele-GroteskNor" w:hAnsi="Tele-GroteskNor"/>
                <w:b/>
                <w:color w:val="262626"/>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2CEAD024" w14:textId="77777777" w:rsidR="00962970" w:rsidRPr="002C49DD" w:rsidRDefault="00962970" w:rsidP="006B3B3B">
            <w:pPr>
              <w:rPr>
                <w:rFonts w:ascii="Tele-GroteskNor" w:hAnsi="Tele-GroteskNor"/>
                <w:b/>
                <w:color w:val="262626"/>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473FD224" w14:textId="77777777" w:rsidR="00962970" w:rsidRPr="002C49DD" w:rsidRDefault="00962970" w:rsidP="006B3B3B">
            <w:pPr>
              <w:rPr>
                <w:rFonts w:ascii="Tele-GroteskNor" w:hAnsi="Tele-GroteskNor"/>
                <w:b/>
                <w:color w:val="262626"/>
                <w:sz w:val="24"/>
                <w:lang w:val="en-GB"/>
              </w:rPr>
            </w:pPr>
            <w:r w:rsidRPr="002C49DD">
              <w:rPr>
                <w:rFonts w:ascii="Tele-GroteskNor" w:hAnsi="Tele-GroteskNor"/>
                <w:b/>
                <w:sz w:val="24"/>
                <w:lang w:val="en-GB"/>
              </w:rPr>
              <w:t>Reference</w:t>
            </w:r>
          </w:p>
        </w:tc>
      </w:tr>
      <w:tr w:rsidR="00962970" w14:paraId="7E563169" w14:textId="77777777" w:rsidTr="13F5212B">
        <w:tc>
          <w:tcPr>
            <w:tcW w:w="2689" w:type="dxa"/>
          </w:tcPr>
          <w:p w14:paraId="60DA4BAF" w14:textId="77777777" w:rsidR="00962970" w:rsidRPr="002C49DD" w:rsidRDefault="00962970" w:rsidP="006B3B3B">
            <w:pPr>
              <w:rPr>
                <w:rFonts w:ascii="Tele-GroteskNor" w:hAnsi="Tele-GroteskNor"/>
                <w:color w:val="262626"/>
                <w:lang w:val="en-GB"/>
              </w:rPr>
            </w:pPr>
            <w:r>
              <w:rPr>
                <w:rFonts w:ascii="Tele-GroteskNor" w:hAnsi="Tele-GroteskNor"/>
                <w:lang w:val="en-GB"/>
              </w:rPr>
              <w:t>Supplier Contracts</w:t>
            </w:r>
          </w:p>
        </w:tc>
        <w:tc>
          <w:tcPr>
            <w:tcW w:w="2267" w:type="dxa"/>
          </w:tcPr>
          <w:p w14:paraId="319656E9" w14:textId="77777777" w:rsidR="00962970" w:rsidRDefault="00962970" w:rsidP="006B3B3B">
            <w:pPr>
              <w:rPr>
                <w:rFonts w:ascii="Tele-GroteskNor" w:hAnsi="Tele-GroteskNor"/>
                <w:color w:val="262626"/>
                <w:lang w:val="en-GB"/>
              </w:rPr>
            </w:pPr>
            <w:r w:rsidRPr="5B8144A8">
              <w:rPr>
                <w:rFonts w:ascii="Tele-GroteskNor" w:hAnsi="Tele-GroteskNor"/>
                <w:lang w:val="en-GB"/>
              </w:rPr>
              <w:t>6 years after contract is terminated</w:t>
            </w:r>
          </w:p>
          <w:p w14:paraId="6F90F66B" w14:textId="77777777" w:rsidR="00962970" w:rsidRDefault="00962970" w:rsidP="006B3B3B">
            <w:pPr>
              <w:rPr>
                <w:rFonts w:ascii="Tele-GroteskNor" w:hAnsi="Tele-GroteskNor"/>
                <w:color w:val="262626"/>
                <w:lang w:val="en-GB"/>
              </w:rPr>
            </w:pPr>
          </w:p>
          <w:p w14:paraId="274A558B" w14:textId="77777777" w:rsidR="00962970" w:rsidRDefault="00962970" w:rsidP="006B3B3B">
            <w:pPr>
              <w:rPr>
                <w:rFonts w:ascii="Tele-GroteskNor" w:hAnsi="Tele-GroteskNor"/>
                <w:color w:val="262626"/>
                <w:lang w:val="en-GB"/>
              </w:rPr>
            </w:pPr>
            <w:r w:rsidRPr="5B8144A8">
              <w:rPr>
                <w:rFonts w:ascii="Tele-GroteskNor" w:hAnsi="Tele-GroteskNor"/>
                <w:lang w:val="en-GB"/>
              </w:rPr>
              <w:t>NB if the contract is executed as a deed then the limitation period is 12 years</w:t>
            </w:r>
          </w:p>
        </w:tc>
        <w:tc>
          <w:tcPr>
            <w:tcW w:w="2610" w:type="dxa"/>
          </w:tcPr>
          <w:p w14:paraId="69C073E9" w14:textId="77777777" w:rsidR="00962970" w:rsidRPr="00930F4A" w:rsidRDefault="00962970" w:rsidP="006B3B3B">
            <w:pPr>
              <w:rPr>
                <w:rFonts w:ascii="Tele-GroteskNor" w:hAnsi="Tele-GroteskNor"/>
                <w:color w:val="262626"/>
                <w:lang w:val="en-GB"/>
              </w:rPr>
            </w:pPr>
            <w:r>
              <w:rPr>
                <w:rFonts w:ascii="Tele-GroteskNor" w:hAnsi="Tele-GroteskNor"/>
                <w:lang w:val="en-GB"/>
              </w:rPr>
              <w:t>Paper or electronic</w:t>
            </w:r>
          </w:p>
        </w:tc>
        <w:tc>
          <w:tcPr>
            <w:tcW w:w="2352" w:type="dxa"/>
          </w:tcPr>
          <w:p w14:paraId="172B9740" w14:textId="77777777" w:rsidR="00962970" w:rsidRPr="002C49DD" w:rsidRDefault="00962970" w:rsidP="006B3B3B">
            <w:pPr>
              <w:rPr>
                <w:rFonts w:ascii="Tele-GroteskNor" w:hAnsi="Tele-GroteskNor"/>
                <w:color w:val="F0911E"/>
                <w:lang w:val="en-GB"/>
              </w:rPr>
            </w:pPr>
            <w:r>
              <w:rPr>
                <w:rFonts w:ascii="Tele-GroteskNor" w:hAnsi="Tele-GroteskNor"/>
                <w:lang w:val="en-GB"/>
              </w:rPr>
              <w:t>Companies Act</w:t>
            </w:r>
            <w:r w:rsidRPr="5B8144A8">
              <w:rPr>
                <w:rFonts w:ascii="Tele-GroteskNor" w:hAnsi="Tele-GroteskNor"/>
                <w:lang w:val="en-GB"/>
              </w:rPr>
              <w:t xml:space="preserve"> 2006, s.388(4)</w:t>
            </w:r>
          </w:p>
        </w:tc>
      </w:tr>
      <w:tr w:rsidR="00962970" w14:paraId="1A26E016" w14:textId="77777777" w:rsidTr="13F5212B">
        <w:tc>
          <w:tcPr>
            <w:tcW w:w="2689" w:type="dxa"/>
          </w:tcPr>
          <w:p w14:paraId="4BB28E11" w14:textId="77777777" w:rsidR="00962970" w:rsidRPr="002C49DD" w:rsidRDefault="00962970" w:rsidP="006B3B3B">
            <w:pPr>
              <w:rPr>
                <w:rFonts w:ascii="Tele-GroteskNor" w:hAnsi="Tele-GroteskNor"/>
                <w:color w:val="262626"/>
                <w:lang w:val="en-GB"/>
              </w:rPr>
            </w:pPr>
            <w:r>
              <w:rPr>
                <w:rFonts w:ascii="Tele-GroteskNor" w:hAnsi="Tele-GroteskNor"/>
                <w:lang w:val="en-GB"/>
              </w:rPr>
              <w:t>Purchase Invoices</w:t>
            </w:r>
          </w:p>
        </w:tc>
        <w:tc>
          <w:tcPr>
            <w:tcW w:w="2267" w:type="dxa"/>
          </w:tcPr>
          <w:p w14:paraId="1C010502" w14:textId="77777777" w:rsidR="00962970" w:rsidRDefault="00962970" w:rsidP="006B3B3B">
            <w:pPr>
              <w:rPr>
                <w:rFonts w:ascii="Tele-GroteskNor" w:hAnsi="Tele-GroteskNor"/>
                <w:color w:val="262626"/>
                <w:lang w:val="en-GB"/>
              </w:rPr>
            </w:pPr>
            <w:r w:rsidRPr="5B8144A8">
              <w:rPr>
                <w:rFonts w:ascii="Tele-GroteskNor" w:hAnsi="Tele-GroteskNor"/>
                <w:lang w:val="en-GB"/>
              </w:rPr>
              <w:t>6 years</w:t>
            </w:r>
          </w:p>
        </w:tc>
        <w:tc>
          <w:tcPr>
            <w:tcW w:w="2610" w:type="dxa"/>
          </w:tcPr>
          <w:p w14:paraId="6E29E79A" w14:textId="77777777" w:rsidR="00962970" w:rsidRPr="00930F4A" w:rsidRDefault="00962970" w:rsidP="006B3B3B">
            <w:pPr>
              <w:rPr>
                <w:rFonts w:ascii="Tele-GroteskNor" w:hAnsi="Tele-GroteskNor"/>
                <w:color w:val="262626"/>
                <w:lang w:val="en-GB"/>
              </w:rPr>
            </w:pPr>
            <w:r>
              <w:rPr>
                <w:rFonts w:ascii="Tele-GroteskNor" w:hAnsi="Tele-GroteskNor"/>
                <w:lang w:val="en-GB"/>
              </w:rPr>
              <w:t>Paper or electronic</w:t>
            </w:r>
          </w:p>
        </w:tc>
        <w:tc>
          <w:tcPr>
            <w:tcW w:w="2352" w:type="dxa"/>
          </w:tcPr>
          <w:p w14:paraId="58A702E5" w14:textId="77777777" w:rsidR="00962970" w:rsidRPr="002C49DD" w:rsidRDefault="00962970" w:rsidP="006B3B3B">
            <w:pPr>
              <w:rPr>
                <w:rFonts w:ascii="Tele-GroteskNor" w:hAnsi="Tele-GroteskNor"/>
                <w:color w:val="F0911E"/>
                <w:lang w:val="en-GB"/>
              </w:rPr>
            </w:pPr>
            <w:r w:rsidRPr="5B8144A8">
              <w:rPr>
                <w:rFonts w:ascii="Tele-GroteskNor" w:hAnsi="Tele-GroteskNor"/>
                <w:lang w:val="en-GB"/>
              </w:rPr>
              <w:t xml:space="preserve">Companies </w:t>
            </w:r>
            <w:r>
              <w:rPr>
                <w:rFonts w:ascii="Tele-GroteskNor" w:hAnsi="Tele-GroteskNor"/>
                <w:lang w:val="en-GB"/>
              </w:rPr>
              <w:t>Act</w:t>
            </w:r>
            <w:r w:rsidRPr="5B8144A8">
              <w:rPr>
                <w:rFonts w:ascii="Tele-GroteskNor" w:hAnsi="Tele-GroteskNor"/>
                <w:lang w:val="en-GB"/>
              </w:rPr>
              <w:t xml:space="preserve"> 2006, s.388(4)</w:t>
            </w:r>
          </w:p>
        </w:tc>
      </w:tr>
      <w:tr w:rsidR="00962970" w14:paraId="2CA29D96" w14:textId="77777777" w:rsidTr="13F5212B">
        <w:tc>
          <w:tcPr>
            <w:tcW w:w="2689" w:type="dxa"/>
          </w:tcPr>
          <w:p w14:paraId="606F7E1D" w14:textId="77777777" w:rsidR="00962970" w:rsidRPr="002C49DD" w:rsidRDefault="00962970" w:rsidP="006B3B3B">
            <w:pPr>
              <w:rPr>
                <w:rFonts w:ascii="Tele-GroteskNor" w:hAnsi="Tele-GroteskNor"/>
                <w:color w:val="262626"/>
                <w:lang w:val="en-GB"/>
              </w:rPr>
            </w:pPr>
            <w:r>
              <w:rPr>
                <w:rFonts w:ascii="Tele-GroteskNor" w:hAnsi="Tele-GroteskNor"/>
                <w:lang w:val="en-GB"/>
              </w:rPr>
              <w:t>Credit cards receipt</w:t>
            </w:r>
          </w:p>
        </w:tc>
        <w:tc>
          <w:tcPr>
            <w:tcW w:w="2267" w:type="dxa"/>
          </w:tcPr>
          <w:p w14:paraId="3045FB5F" w14:textId="77777777" w:rsidR="00962970" w:rsidRDefault="00962970" w:rsidP="006B3B3B">
            <w:pPr>
              <w:rPr>
                <w:rFonts w:ascii="Tele-GroteskNor" w:hAnsi="Tele-GroteskNor"/>
                <w:color w:val="262626"/>
                <w:lang w:val="en-GB"/>
              </w:rPr>
            </w:pPr>
            <w:r w:rsidRPr="5B8144A8">
              <w:rPr>
                <w:rFonts w:ascii="Tele-GroteskNor" w:hAnsi="Tele-GroteskNor"/>
                <w:lang w:val="en-GB"/>
              </w:rPr>
              <w:t>18 months</w:t>
            </w:r>
          </w:p>
        </w:tc>
        <w:tc>
          <w:tcPr>
            <w:tcW w:w="2610" w:type="dxa"/>
          </w:tcPr>
          <w:p w14:paraId="07C94761" w14:textId="77777777" w:rsidR="00962970" w:rsidRPr="00930F4A" w:rsidRDefault="00962970" w:rsidP="006B3B3B">
            <w:pPr>
              <w:rPr>
                <w:rFonts w:ascii="Tele-GroteskNor" w:hAnsi="Tele-GroteskNor"/>
                <w:color w:val="262626"/>
                <w:lang w:val="en-GB"/>
              </w:rPr>
            </w:pPr>
            <w:r>
              <w:rPr>
                <w:rFonts w:ascii="Tele-GroteskNor" w:hAnsi="Tele-GroteskNor"/>
                <w:lang w:val="en-GB"/>
              </w:rPr>
              <w:t>Paper or electronic</w:t>
            </w:r>
          </w:p>
        </w:tc>
        <w:tc>
          <w:tcPr>
            <w:tcW w:w="2352" w:type="dxa"/>
          </w:tcPr>
          <w:p w14:paraId="4FC3FBE0" w14:textId="77777777" w:rsidR="00962970" w:rsidRPr="002C49DD" w:rsidRDefault="00962970" w:rsidP="006B3B3B">
            <w:pPr>
              <w:rPr>
                <w:rFonts w:ascii="Tele-GroteskNor" w:hAnsi="Tele-GroteskNor"/>
                <w:color w:val="262626"/>
                <w:lang w:val="en-GB"/>
              </w:rPr>
            </w:pPr>
            <w:r>
              <w:rPr>
                <w:rFonts w:ascii="Tele-GroteskNor" w:hAnsi="Tele-GroteskNor"/>
                <w:lang w:val="en-GB"/>
              </w:rPr>
              <w:t>For Tax purposes</w:t>
            </w:r>
          </w:p>
        </w:tc>
      </w:tr>
      <w:tr w:rsidR="00C56F8A" w14:paraId="51CD948B" w14:textId="77777777" w:rsidTr="13F5212B">
        <w:tc>
          <w:tcPr>
            <w:tcW w:w="2689" w:type="dxa"/>
          </w:tcPr>
          <w:p w14:paraId="09E70F93" w14:textId="56C60453" w:rsidR="00C56F8A" w:rsidRPr="00C56F8A" w:rsidRDefault="00C56F8A" w:rsidP="00C56F8A">
            <w:pPr>
              <w:rPr>
                <w:rFonts w:ascii="Tele-GroteskNor" w:hAnsi="Tele-GroteskNor"/>
                <w:lang w:val="en-US"/>
              </w:rPr>
            </w:pPr>
            <w:r w:rsidRPr="13F5212B">
              <w:rPr>
                <w:rFonts w:ascii="Tele-GroteskNor" w:hAnsi="Tele-GroteskNor"/>
                <w:lang w:val="en-GB"/>
              </w:rPr>
              <w:t>Income Tax and NI returns, Income tax record and correspondence with HMRC (Her Majesties Revenue &amp; Customs)</w:t>
            </w:r>
          </w:p>
        </w:tc>
        <w:tc>
          <w:tcPr>
            <w:tcW w:w="2267" w:type="dxa"/>
          </w:tcPr>
          <w:p w14:paraId="004D2CD5" w14:textId="05A0CE7B" w:rsidR="00C56F8A" w:rsidRPr="00C56F8A" w:rsidRDefault="00C56F8A" w:rsidP="00C56F8A">
            <w:pPr>
              <w:rPr>
                <w:rFonts w:ascii="Tele-GroteskNor" w:hAnsi="Tele-GroteskNor"/>
                <w:lang w:val="en-US"/>
              </w:rPr>
            </w:pPr>
            <w:r>
              <w:rPr>
                <w:rFonts w:ascii="Tele-GroteskNor" w:hAnsi="Tele-GroteskNor"/>
                <w:lang w:val="en-GB"/>
              </w:rPr>
              <w:t>3 years after the year they relate to</w:t>
            </w:r>
          </w:p>
        </w:tc>
        <w:tc>
          <w:tcPr>
            <w:tcW w:w="2610" w:type="dxa"/>
          </w:tcPr>
          <w:p w14:paraId="2BBDA439" w14:textId="051DEE7F" w:rsidR="00C56F8A" w:rsidRDefault="00C56F8A" w:rsidP="00C56F8A">
            <w:pPr>
              <w:rPr>
                <w:rFonts w:ascii="Tele-GroteskNor" w:hAnsi="Tele-GroteskNor"/>
              </w:rPr>
            </w:pPr>
            <w:r>
              <w:rPr>
                <w:rFonts w:ascii="Tele-GroteskNor" w:hAnsi="Tele-GroteskNor"/>
                <w:lang w:val="en-GB"/>
              </w:rPr>
              <w:t>Paper or electronic</w:t>
            </w:r>
          </w:p>
        </w:tc>
        <w:tc>
          <w:tcPr>
            <w:tcW w:w="2352" w:type="dxa"/>
          </w:tcPr>
          <w:p w14:paraId="68533F3F" w14:textId="77777777" w:rsidR="00C56F8A" w:rsidRDefault="00C56F8A" w:rsidP="00C56F8A">
            <w:pPr>
              <w:rPr>
                <w:rFonts w:ascii="Tele-GroteskNor" w:hAnsi="Tele-GroteskNor"/>
                <w:color w:val="262626"/>
                <w:lang w:val="en-GB"/>
              </w:rPr>
            </w:pPr>
            <w:r>
              <w:rPr>
                <w:rFonts w:ascii="Tele-GroteskNor" w:hAnsi="Tele-GroteskNor"/>
                <w:lang w:val="en-GB"/>
              </w:rPr>
              <w:t>Income tax (Employments) regulations 1993, SI 1993/744, reg 55</w:t>
            </w:r>
          </w:p>
          <w:p w14:paraId="2551E511" w14:textId="77777777" w:rsidR="00C56F8A" w:rsidRPr="00C56F8A" w:rsidRDefault="00C56F8A" w:rsidP="00C56F8A">
            <w:pPr>
              <w:rPr>
                <w:rFonts w:ascii="Tele-GroteskNor" w:hAnsi="Tele-GroteskNor"/>
                <w:lang w:val="en-US"/>
              </w:rPr>
            </w:pPr>
          </w:p>
        </w:tc>
      </w:tr>
      <w:tr w:rsidR="00BF55CA" w14:paraId="5896FAAA" w14:textId="77777777" w:rsidTr="13F5212B">
        <w:tc>
          <w:tcPr>
            <w:tcW w:w="2689" w:type="dxa"/>
          </w:tcPr>
          <w:p w14:paraId="6E90CBD7" w14:textId="77777777" w:rsidR="00BF55CA" w:rsidRDefault="00BF55CA" w:rsidP="00BF55CA">
            <w:pPr>
              <w:rPr>
                <w:rFonts w:ascii="Tele-GroteskNor" w:hAnsi="Tele-GroteskNor"/>
                <w:color w:val="262626"/>
                <w:lang w:val="en-GB"/>
              </w:rPr>
            </w:pPr>
            <w:r w:rsidRPr="5B8144A8">
              <w:rPr>
                <w:rFonts w:ascii="Tele-GroteskNor" w:hAnsi="Tele-GroteskNor"/>
                <w:lang w:val="en-GB"/>
              </w:rPr>
              <w:t xml:space="preserve">Wage and salary records </w:t>
            </w:r>
          </w:p>
          <w:p w14:paraId="57B5113C" w14:textId="481E84FA" w:rsidR="00BF55CA" w:rsidRPr="00BF55CA" w:rsidRDefault="00BF55CA" w:rsidP="00BF55CA">
            <w:pPr>
              <w:rPr>
                <w:rFonts w:ascii="Tele-GroteskNor" w:hAnsi="Tele-GroteskNor"/>
                <w:lang w:val="en-US"/>
              </w:rPr>
            </w:pPr>
            <w:r w:rsidRPr="13F5212B">
              <w:rPr>
                <w:rFonts w:ascii="Tele-GroteskNor" w:hAnsi="Tele-GroteskNor"/>
                <w:lang w:val="en-GB"/>
              </w:rPr>
              <w:t>(expenses)</w:t>
            </w:r>
          </w:p>
        </w:tc>
        <w:tc>
          <w:tcPr>
            <w:tcW w:w="2267" w:type="dxa"/>
          </w:tcPr>
          <w:p w14:paraId="586305E9" w14:textId="5A2551BA" w:rsidR="00BF55CA" w:rsidRDefault="00BF55CA" w:rsidP="00BF55CA">
            <w:pPr>
              <w:rPr>
                <w:rFonts w:ascii="Tele-GroteskNor" w:hAnsi="Tele-GroteskNor"/>
              </w:rPr>
            </w:pPr>
            <w:r w:rsidRPr="03E68CE8">
              <w:rPr>
                <w:rFonts w:ascii="Tele-GroteskNor" w:hAnsi="Tele-GroteskNor"/>
                <w:lang w:val="en-GB"/>
              </w:rPr>
              <w:t>6 years after employment ends</w:t>
            </w:r>
          </w:p>
        </w:tc>
        <w:tc>
          <w:tcPr>
            <w:tcW w:w="2610" w:type="dxa"/>
          </w:tcPr>
          <w:p w14:paraId="69E6A7B0" w14:textId="64BD2309" w:rsidR="00BF55CA" w:rsidRDefault="00BF55CA" w:rsidP="00BF55CA">
            <w:pPr>
              <w:rPr>
                <w:rFonts w:ascii="Tele-GroteskNor" w:hAnsi="Tele-GroteskNor"/>
              </w:rPr>
            </w:pPr>
            <w:r>
              <w:rPr>
                <w:rFonts w:ascii="Tele-GroteskNor" w:hAnsi="Tele-GroteskNor"/>
                <w:lang w:val="en-GB"/>
              </w:rPr>
              <w:t>Paper or electronic</w:t>
            </w:r>
          </w:p>
        </w:tc>
        <w:tc>
          <w:tcPr>
            <w:tcW w:w="2352" w:type="dxa"/>
          </w:tcPr>
          <w:p w14:paraId="50BC084B" w14:textId="46F601A3" w:rsidR="00BF55CA" w:rsidRDefault="00BF55CA" w:rsidP="00BF55CA">
            <w:pPr>
              <w:rPr>
                <w:rFonts w:ascii="Tele-GroteskNor" w:hAnsi="Tele-GroteskNor"/>
              </w:rPr>
            </w:pPr>
            <w:r w:rsidRPr="5B8144A8">
              <w:rPr>
                <w:rFonts w:ascii="Tele-GroteskNor" w:hAnsi="Tele-GroteskNor"/>
                <w:lang w:val="en-GB"/>
              </w:rPr>
              <w:t xml:space="preserve">Taxes </w:t>
            </w:r>
            <w:r>
              <w:rPr>
                <w:rFonts w:ascii="Tele-GroteskNor" w:hAnsi="Tele-GroteskNor"/>
                <w:lang w:val="en-GB"/>
              </w:rPr>
              <w:t>M</w:t>
            </w:r>
            <w:r w:rsidRPr="5B8144A8">
              <w:rPr>
                <w:rFonts w:ascii="Tele-GroteskNor" w:hAnsi="Tele-GroteskNor"/>
                <w:lang w:val="en-GB"/>
              </w:rPr>
              <w:t>anagement Act 1970, s43</w:t>
            </w:r>
          </w:p>
        </w:tc>
      </w:tr>
      <w:bookmarkEnd w:id="11"/>
    </w:tbl>
    <w:p w14:paraId="52588A4B" w14:textId="77777777" w:rsidR="004902C1" w:rsidRDefault="004902C1" w:rsidP="004C7F4A"/>
    <w:tbl>
      <w:tblPr>
        <w:tblStyle w:val="TableGrid"/>
        <w:tblW w:w="0" w:type="auto"/>
        <w:tblLook w:val="04A0" w:firstRow="1" w:lastRow="0" w:firstColumn="1" w:lastColumn="0" w:noHBand="0" w:noVBand="1"/>
      </w:tblPr>
      <w:tblGrid>
        <w:gridCol w:w="2478"/>
        <w:gridCol w:w="2478"/>
        <w:gridCol w:w="2478"/>
        <w:gridCol w:w="2479"/>
      </w:tblGrid>
      <w:tr w:rsidR="004902C1" w14:paraId="50B0AE60" w14:textId="77777777" w:rsidTr="002338CB">
        <w:tc>
          <w:tcPr>
            <w:tcW w:w="2478" w:type="dxa"/>
            <w:shd w:val="clear" w:color="auto" w:fill="C7C7C7" w:themeFill="background2" w:themeFillShade="E6"/>
          </w:tcPr>
          <w:p w14:paraId="6B07CF4E" w14:textId="2A8446D3" w:rsidR="004902C1" w:rsidRDefault="004902C1" w:rsidP="004902C1">
            <w:r>
              <w:rPr>
                <w:rFonts w:ascii="Tele-GroteskNor" w:hAnsi="Tele-GroteskNor"/>
                <w:b/>
                <w:sz w:val="24"/>
                <w:lang w:val="en-GB"/>
              </w:rPr>
              <w:t>Guest data</w:t>
            </w:r>
          </w:p>
        </w:tc>
        <w:tc>
          <w:tcPr>
            <w:tcW w:w="2478" w:type="dxa"/>
            <w:shd w:val="clear" w:color="auto" w:fill="C7C7C7" w:themeFill="background2" w:themeFillShade="E6"/>
          </w:tcPr>
          <w:p w14:paraId="25A8C2B9" w14:textId="77777777" w:rsidR="004902C1" w:rsidRDefault="004902C1" w:rsidP="004902C1"/>
        </w:tc>
        <w:tc>
          <w:tcPr>
            <w:tcW w:w="2478" w:type="dxa"/>
            <w:shd w:val="clear" w:color="auto" w:fill="C7C7C7" w:themeFill="background2" w:themeFillShade="E6"/>
          </w:tcPr>
          <w:p w14:paraId="5642EF86" w14:textId="77777777" w:rsidR="004902C1" w:rsidRDefault="004902C1" w:rsidP="004902C1"/>
        </w:tc>
        <w:tc>
          <w:tcPr>
            <w:tcW w:w="2479" w:type="dxa"/>
            <w:shd w:val="clear" w:color="auto" w:fill="C7C7C7" w:themeFill="background2" w:themeFillShade="E6"/>
          </w:tcPr>
          <w:p w14:paraId="60EBC9FC" w14:textId="77777777" w:rsidR="004902C1" w:rsidRDefault="004902C1" w:rsidP="004902C1"/>
        </w:tc>
      </w:tr>
      <w:tr w:rsidR="004902C1" w14:paraId="0A56CFC4" w14:textId="77777777" w:rsidTr="002338CB">
        <w:tc>
          <w:tcPr>
            <w:tcW w:w="2478" w:type="dxa"/>
            <w:shd w:val="clear" w:color="auto" w:fill="C7C7C7" w:themeFill="background2" w:themeFillShade="E6"/>
          </w:tcPr>
          <w:p w14:paraId="251E6CF2" w14:textId="2F9DE1D9" w:rsidR="004902C1" w:rsidRDefault="004902C1" w:rsidP="004902C1">
            <w:r w:rsidRPr="002C49DD">
              <w:rPr>
                <w:rFonts w:ascii="Tele-GroteskNor" w:hAnsi="Tele-GroteskNor"/>
                <w:b/>
                <w:sz w:val="24"/>
                <w:lang w:val="en-GB"/>
              </w:rPr>
              <w:t>Record</w:t>
            </w:r>
          </w:p>
        </w:tc>
        <w:tc>
          <w:tcPr>
            <w:tcW w:w="2478" w:type="dxa"/>
            <w:shd w:val="clear" w:color="auto" w:fill="C7C7C7" w:themeFill="background2" w:themeFillShade="E6"/>
          </w:tcPr>
          <w:p w14:paraId="1B46521D" w14:textId="56EE0976" w:rsidR="004902C1" w:rsidRDefault="004902C1" w:rsidP="004902C1">
            <w:r w:rsidRPr="002C49DD">
              <w:rPr>
                <w:rFonts w:ascii="Tele-GroteskNor" w:hAnsi="Tele-GroteskNor"/>
                <w:b/>
                <w:sz w:val="24"/>
                <w:lang w:val="en-GB"/>
              </w:rPr>
              <w:t>Retention period</w:t>
            </w:r>
          </w:p>
        </w:tc>
        <w:tc>
          <w:tcPr>
            <w:tcW w:w="2478" w:type="dxa"/>
            <w:shd w:val="clear" w:color="auto" w:fill="C7C7C7" w:themeFill="background2" w:themeFillShade="E6"/>
          </w:tcPr>
          <w:p w14:paraId="73C8DFF9" w14:textId="04EDE696" w:rsidR="004902C1" w:rsidRDefault="004902C1" w:rsidP="004902C1">
            <w:r w:rsidRPr="002C49DD">
              <w:rPr>
                <w:rFonts w:ascii="Tele-GroteskNor" w:hAnsi="Tele-GroteskNor"/>
                <w:b/>
                <w:sz w:val="24"/>
                <w:lang w:val="en-GB"/>
              </w:rPr>
              <w:t>Storage Format</w:t>
            </w:r>
          </w:p>
        </w:tc>
        <w:tc>
          <w:tcPr>
            <w:tcW w:w="2479" w:type="dxa"/>
            <w:shd w:val="clear" w:color="auto" w:fill="C7C7C7" w:themeFill="background2" w:themeFillShade="E6"/>
          </w:tcPr>
          <w:p w14:paraId="7C45518F" w14:textId="35B3BF7E" w:rsidR="004902C1" w:rsidRDefault="004902C1" w:rsidP="004902C1">
            <w:r w:rsidRPr="002C49DD">
              <w:rPr>
                <w:rFonts w:ascii="Tele-GroteskNor" w:hAnsi="Tele-GroteskNor"/>
                <w:b/>
                <w:sz w:val="24"/>
                <w:lang w:val="en-GB"/>
              </w:rPr>
              <w:t>Reference</w:t>
            </w:r>
          </w:p>
        </w:tc>
      </w:tr>
      <w:tr w:rsidR="004902C1" w14:paraId="1E2099B4" w14:textId="77777777" w:rsidTr="004902C1">
        <w:tc>
          <w:tcPr>
            <w:tcW w:w="2478" w:type="dxa"/>
          </w:tcPr>
          <w:p w14:paraId="3F6D4C93" w14:textId="4BC604B0" w:rsidR="004902C1" w:rsidRDefault="004902C1" w:rsidP="004902C1">
            <w:r>
              <w:rPr>
                <w:rFonts w:ascii="Tele-GroteskNor" w:hAnsi="Tele-GroteskNor"/>
                <w:lang w:val="en-GB"/>
              </w:rPr>
              <w:lastRenderedPageBreak/>
              <w:t xml:space="preserve">Registration Cards </w:t>
            </w:r>
          </w:p>
        </w:tc>
        <w:tc>
          <w:tcPr>
            <w:tcW w:w="2478" w:type="dxa"/>
          </w:tcPr>
          <w:p w14:paraId="5F1F69FC" w14:textId="06AEAB75" w:rsidR="004902C1" w:rsidRDefault="004902C1" w:rsidP="004902C1">
            <w:r>
              <w:rPr>
                <w:rFonts w:ascii="Tele-GroteskNor" w:hAnsi="Tele-GroteskNor"/>
                <w:lang w:val="en-GB"/>
              </w:rPr>
              <w:t>1 year</w:t>
            </w:r>
          </w:p>
        </w:tc>
        <w:tc>
          <w:tcPr>
            <w:tcW w:w="2478" w:type="dxa"/>
          </w:tcPr>
          <w:p w14:paraId="5331C66E" w14:textId="75F460F9" w:rsidR="004902C1" w:rsidRDefault="004902C1" w:rsidP="004902C1">
            <w:r>
              <w:rPr>
                <w:rFonts w:ascii="Tele-GroteskNor" w:hAnsi="Tele-GroteskNor"/>
                <w:lang w:val="en-GB"/>
              </w:rPr>
              <w:t>Paper or electronic</w:t>
            </w:r>
          </w:p>
        </w:tc>
        <w:tc>
          <w:tcPr>
            <w:tcW w:w="2479" w:type="dxa"/>
          </w:tcPr>
          <w:p w14:paraId="37965AA7" w14:textId="3B391683" w:rsidR="004902C1" w:rsidRPr="004902C1" w:rsidRDefault="004902C1" w:rsidP="004902C1">
            <w:pPr>
              <w:rPr>
                <w:lang w:val="en-US"/>
              </w:rPr>
            </w:pPr>
            <w:r w:rsidRPr="5B8144A8">
              <w:rPr>
                <w:rFonts w:ascii="Tele-GroteskNor" w:hAnsi="Tele-GroteskNor"/>
                <w:lang w:val="en-GB"/>
              </w:rPr>
              <w:t>Immigration (Hotel Records) Order, 1972, art. 5</w:t>
            </w:r>
          </w:p>
        </w:tc>
      </w:tr>
      <w:tr w:rsidR="004902C1" w14:paraId="69D02672" w14:textId="77777777" w:rsidTr="004902C1">
        <w:tc>
          <w:tcPr>
            <w:tcW w:w="2478" w:type="dxa"/>
          </w:tcPr>
          <w:p w14:paraId="63B54A7B" w14:textId="1821625B" w:rsidR="004902C1" w:rsidRDefault="004902C1" w:rsidP="004902C1">
            <w:r>
              <w:rPr>
                <w:rFonts w:ascii="Tele-GroteskNor" w:hAnsi="Tele-GroteskNor"/>
                <w:lang w:val="en-GB"/>
              </w:rPr>
              <w:t>Sales Invoices</w:t>
            </w:r>
          </w:p>
        </w:tc>
        <w:tc>
          <w:tcPr>
            <w:tcW w:w="2478" w:type="dxa"/>
          </w:tcPr>
          <w:p w14:paraId="3CF74473" w14:textId="53C6EA77" w:rsidR="004902C1" w:rsidRDefault="004902C1" w:rsidP="004902C1">
            <w:r w:rsidRPr="5B8144A8">
              <w:rPr>
                <w:rFonts w:ascii="Tele-GroteskNor" w:hAnsi="Tele-GroteskNor"/>
                <w:lang w:val="en-GB"/>
              </w:rPr>
              <w:t>6 years</w:t>
            </w:r>
          </w:p>
        </w:tc>
        <w:tc>
          <w:tcPr>
            <w:tcW w:w="2478" w:type="dxa"/>
          </w:tcPr>
          <w:p w14:paraId="7509BB9A" w14:textId="111DB3EC" w:rsidR="004902C1" w:rsidRDefault="004902C1" w:rsidP="004902C1">
            <w:r>
              <w:rPr>
                <w:rFonts w:ascii="Tele-GroteskNor" w:hAnsi="Tele-GroteskNor"/>
                <w:lang w:val="en-GB"/>
              </w:rPr>
              <w:t>Paper or electronic</w:t>
            </w:r>
          </w:p>
        </w:tc>
        <w:tc>
          <w:tcPr>
            <w:tcW w:w="2479" w:type="dxa"/>
          </w:tcPr>
          <w:p w14:paraId="116EFC42" w14:textId="3B8C0C4C" w:rsidR="004902C1" w:rsidRDefault="004902C1" w:rsidP="004902C1">
            <w:r w:rsidRPr="5B8144A8">
              <w:rPr>
                <w:rFonts w:ascii="Tele-GroteskNor" w:hAnsi="Tele-GroteskNor"/>
                <w:lang w:val="en-GB"/>
              </w:rPr>
              <w:t xml:space="preserve">Companies </w:t>
            </w:r>
            <w:r>
              <w:rPr>
                <w:rFonts w:ascii="Tele-GroteskNor" w:hAnsi="Tele-GroteskNor"/>
                <w:lang w:val="en-GB"/>
              </w:rPr>
              <w:t>Act</w:t>
            </w:r>
            <w:r w:rsidRPr="5B8144A8">
              <w:rPr>
                <w:rFonts w:ascii="Tele-GroteskNor" w:hAnsi="Tele-GroteskNor"/>
                <w:lang w:val="en-GB"/>
              </w:rPr>
              <w:t xml:space="preserve"> 2006, s.388(4)</w:t>
            </w:r>
          </w:p>
        </w:tc>
      </w:tr>
      <w:tr w:rsidR="004902C1" w14:paraId="782ED58A" w14:textId="77777777" w:rsidTr="004902C1">
        <w:tc>
          <w:tcPr>
            <w:tcW w:w="2478" w:type="dxa"/>
          </w:tcPr>
          <w:p w14:paraId="715FE5A3" w14:textId="06C095DB" w:rsidR="004902C1" w:rsidRDefault="004902C1" w:rsidP="004902C1">
            <w:r>
              <w:rPr>
                <w:rFonts w:ascii="Tele-GroteskNor" w:hAnsi="Tele-GroteskNor"/>
                <w:lang w:val="en-GB"/>
              </w:rPr>
              <w:t>Credit cards receipt</w:t>
            </w:r>
          </w:p>
        </w:tc>
        <w:tc>
          <w:tcPr>
            <w:tcW w:w="2478" w:type="dxa"/>
          </w:tcPr>
          <w:p w14:paraId="06F99295" w14:textId="2541A8A9" w:rsidR="004902C1" w:rsidRDefault="004902C1" w:rsidP="004902C1">
            <w:r w:rsidRPr="5B8144A8">
              <w:rPr>
                <w:rFonts w:ascii="Tele-GroteskNor" w:hAnsi="Tele-GroteskNor"/>
                <w:lang w:val="en-GB"/>
              </w:rPr>
              <w:t>18 months</w:t>
            </w:r>
          </w:p>
        </w:tc>
        <w:tc>
          <w:tcPr>
            <w:tcW w:w="2478" w:type="dxa"/>
          </w:tcPr>
          <w:p w14:paraId="2F79150D" w14:textId="62F0146A" w:rsidR="004902C1" w:rsidRDefault="004902C1" w:rsidP="004902C1">
            <w:r>
              <w:rPr>
                <w:rFonts w:ascii="Tele-GroteskNor" w:hAnsi="Tele-GroteskNor"/>
                <w:lang w:val="en-GB"/>
              </w:rPr>
              <w:t>Paper or electronic</w:t>
            </w:r>
          </w:p>
        </w:tc>
        <w:tc>
          <w:tcPr>
            <w:tcW w:w="2479" w:type="dxa"/>
          </w:tcPr>
          <w:p w14:paraId="2F4C091D" w14:textId="77777777" w:rsidR="004902C1" w:rsidRDefault="004902C1" w:rsidP="004902C1">
            <w:pPr>
              <w:rPr>
                <w:rFonts w:ascii="Tele-GroteskNor" w:hAnsi="Tele-GroteskNor"/>
                <w:color w:val="262626"/>
                <w:lang w:val="en-GB"/>
              </w:rPr>
            </w:pPr>
            <w:r>
              <w:rPr>
                <w:rFonts w:ascii="Tele-GroteskNor" w:hAnsi="Tele-GroteskNor"/>
                <w:lang w:val="en-GB"/>
              </w:rPr>
              <w:t>For Tax purposes</w:t>
            </w:r>
          </w:p>
          <w:p w14:paraId="53297308" w14:textId="77777777" w:rsidR="004902C1" w:rsidRDefault="004902C1" w:rsidP="004902C1"/>
        </w:tc>
      </w:tr>
      <w:tr w:rsidR="004902C1" w14:paraId="3F3726FD" w14:textId="77777777" w:rsidTr="004902C1">
        <w:tc>
          <w:tcPr>
            <w:tcW w:w="2478" w:type="dxa"/>
          </w:tcPr>
          <w:p w14:paraId="130678E0" w14:textId="77777777" w:rsidR="004902C1" w:rsidRDefault="004902C1" w:rsidP="004902C1">
            <w:pPr>
              <w:rPr>
                <w:rFonts w:ascii="Tele-GroteskNor" w:hAnsi="Tele-GroteskNor"/>
                <w:color w:val="262626"/>
                <w:lang w:val="en-GB"/>
              </w:rPr>
            </w:pPr>
            <w:r>
              <w:rPr>
                <w:rFonts w:ascii="Tele-GroteskNor" w:hAnsi="Tele-GroteskNor"/>
                <w:lang w:val="en-GB"/>
              </w:rPr>
              <w:t xml:space="preserve">Photos with consent </w:t>
            </w:r>
          </w:p>
          <w:p w14:paraId="37C314F5" w14:textId="77777777" w:rsidR="004902C1" w:rsidRDefault="004902C1" w:rsidP="004902C1"/>
        </w:tc>
        <w:tc>
          <w:tcPr>
            <w:tcW w:w="2478" w:type="dxa"/>
          </w:tcPr>
          <w:p w14:paraId="5207BE5D" w14:textId="7A57ECF5" w:rsidR="004902C1" w:rsidRDefault="004902C1" w:rsidP="004902C1">
            <w:r>
              <w:rPr>
                <w:rFonts w:ascii="Tele-GroteskNor" w:hAnsi="Tele-GroteskNor"/>
                <w:lang w:val="en-GB"/>
              </w:rPr>
              <w:t>Until withdrawal</w:t>
            </w:r>
          </w:p>
        </w:tc>
        <w:tc>
          <w:tcPr>
            <w:tcW w:w="2478" w:type="dxa"/>
          </w:tcPr>
          <w:p w14:paraId="0E1EDAF1" w14:textId="1A2A6D11" w:rsidR="004902C1" w:rsidRDefault="004902C1" w:rsidP="004902C1">
            <w:r>
              <w:rPr>
                <w:rFonts w:ascii="Tele-GroteskNor" w:hAnsi="Tele-GroteskNor"/>
                <w:lang w:val="en-GB"/>
              </w:rPr>
              <w:t>Electronic</w:t>
            </w:r>
          </w:p>
        </w:tc>
        <w:tc>
          <w:tcPr>
            <w:tcW w:w="2479" w:type="dxa"/>
          </w:tcPr>
          <w:p w14:paraId="50C20B45" w14:textId="68A6D49A" w:rsidR="004902C1" w:rsidRDefault="004902C1" w:rsidP="004902C1">
            <w:r w:rsidRPr="5B8144A8">
              <w:rPr>
                <w:rFonts w:ascii="Tele-GroteskNor" w:hAnsi="Tele-GroteskNor"/>
                <w:lang w:val="en-GB"/>
              </w:rPr>
              <w:t>UK GDPR art. 4(11) and 7</w:t>
            </w:r>
          </w:p>
        </w:tc>
      </w:tr>
      <w:tr w:rsidR="004902C1" w14:paraId="3AC894EC" w14:textId="77777777" w:rsidTr="004902C1">
        <w:tc>
          <w:tcPr>
            <w:tcW w:w="2478" w:type="dxa"/>
          </w:tcPr>
          <w:p w14:paraId="41DF9858" w14:textId="63371752" w:rsidR="004902C1" w:rsidRDefault="004902C1" w:rsidP="004902C1">
            <w:r w:rsidRPr="5B8144A8">
              <w:rPr>
                <w:rFonts w:ascii="Tele-GroteskNor" w:hAnsi="Tele-GroteskNor"/>
                <w:lang w:val="en-GB"/>
              </w:rPr>
              <w:t>CCTV footage</w:t>
            </w:r>
          </w:p>
        </w:tc>
        <w:tc>
          <w:tcPr>
            <w:tcW w:w="2478" w:type="dxa"/>
          </w:tcPr>
          <w:p w14:paraId="39E4390B" w14:textId="53869CE6" w:rsidR="004902C1" w:rsidRDefault="004902C1" w:rsidP="004902C1">
            <w:r>
              <w:rPr>
                <w:rFonts w:ascii="Tele-GroteskNor" w:hAnsi="Tele-GroteskNor"/>
                <w:lang w:val="en-GB"/>
              </w:rPr>
              <w:t>72 hours</w:t>
            </w:r>
            <w:r w:rsidRPr="5B8144A8">
              <w:rPr>
                <w:rFonts w:ascii="Tele-GroteskNor" w:hAnsi="Tele-GroteskNor"/>
                <w:lang w:val="en-GB"/>
              </w:rPr>
              <w:t xml:space="preserve"> </w:t>
            </w:r>
          </w:p>
        </w:tc>
        <w:tc>
          <w:tcPr>
            <w:tcW w:w="2478" w:type="dxa"/>
          </w:tcPr>
          <w:p w14:paraId="036D2302" w14:textId="6E3E03E9" w:rsidR="004902C1" w:rsidRDefault="004902C1" w:rsidP="004902C1">
            <w:r>
              <w:rPr>
                <w:rFonts w:ascii="Tele-GroteskNor" w:hAnsi="Tele-GroteskNor"/>
                <w:lang w:val="en-GB"/>
              </w:rPr>
              <w:t>Electronic</w:t>
            </w:r>
          </w:p>
        </w:tc>
        <w:tc>
          <w:tcPr>
            <w:tcW w:w="2479" w:type="dxa"/>
          </w:tcPr>
          <w:p w14:paraId="0CE4A632" w14:textId="5C28F21C" w:rsidR="004902C1" w:rsidRDefault="004902C1" w:rsidP="004902C1">
            <w:r w:rsidRPr="5B8144A8">
              <w:rPr>
                <w:rFonts w:ascii="Tele-GroteskNor" w:hAnsi="Tele-GroteskNor"/>
                <w:lang w:val="en-GB"/>
              </w:rPr>
              <w:t xml:space="preserve">UK </w:t>
            </w:r>
            <w:r>
              <w:rPr>
                <w:rFonts w:ascii="Tele-GroteskNor" w:hAnsi="Tele-GroteskNor"/>
                <w:lang w:val="en-GB"/>
              </w:rPr>
              <w:t>GD</w:t>
            </w:r>
            <w:r w:rsidRPr="5B8144A8">
              <w:rPr>
                <w:rFonts w:ascii="Tele-GroteskNor" w:hAnsi="Tele-GroteskNor"/>
                <w:lang w:val="en-GB"/>
              </w:rPr>
              <w:t>P</w:t>
            </w:r>
            <w:r>
              <w:rPr>
                <w:rFonts w:ascii="Tele-GroteskNor" w:hAnsi="Tele-GroteskNor"/>
                <w:lang w:val="en-GB"/>
              </w:rPr>
              <w:t>R</w:t>
            </w:r>
            <w:r w:rsidRPr="5B8144A8">
              <w:rPr>
                <w:rFonts w:ascii="Tele-GroteskNor" w:hAnsi="Tele-GroteskNor"/>
                <w:lang w:val="en-GB"/>
              </w:rPr>
              <w:t xml:space="preserve">; CCTV rules </w:t>
            </w:r>
          </w:p>
        </w:tc>
      </w:tr>
    </w:tbl>
    <w:p w14:paraId="17DAED0B" w14:textId="00337D3F" w:rsidR="00C72435" w:rsidRDefault="00C72435" w:rsidP="004C7F4A">
      <w:pPr>
        <w:rPr>
          <w:rFonts w:asciiTheme="majorHAnsi" w:eastAsiaTheme="majorEastAsia" w:hAnsiTheme="majorHAnsi" w:cstheme="majorBidi"/>
          <w:color w:val="F0911E" w:themeColor="accent1"/>
          <w:sz w:val="32"/>
          <w:szCs w:val="32"/>
          <w:lang w:eastAsia="nl-NL"/>
        </w:rPr>
      </w:pPr>
      <w:r>
        <w:br w:type="page"/>
      </w:r>
    </w:p>
    <w:p w14:paraId="5A22A7E5" w14:textId="640CCD66" w:rsidR="00EF36D1" w:rsidRDefault="00EF36D1" w:rsidP="00042BBE">
      <w:pPr>
        <w:pStyle w:val="Heading1"/>
        <w:numPr>
          <w:ilvl w:val="0"/>
          <w:numId w:val="0"/>
        </w:numPr>
        <w:ind w:left="720" w:hanging="720"/>
        <w:jc w:val="left"/>
        <w:rPr>
          <w:rFonts w:ascii="Tele-GroteskNor" w:hAnsi="Tele-GroteskNor"/>
        </w:rPr>
      </w:pPr>
      <w:r w:rsidRPr="0073084E">
        <w:lastRenderedPageBreak/>
        <w:t xml:space="preserve">Retention </w:t>
      </w:r>
      <w:r w:rsidR="00F31D23">
        <w:t>periods</w:t>
      </w:r>
      <w:r w:rsidRPr="0073084E">
        <w:t xml:space="preserve"> </w:t>
      </w:r>
      <w:r>
        <w:t>- Netherlands</w:t>
      </w:r>
    </w:p>
    <w:tbl>
      <w:tblPr>
        <w:tblStyle w:val="TableGrid"/>
        <w:tblW w:w="9918" w:type="dxa"/>
        <w:tblLayout w:type="fixed"/>
        <w:tblLook w:val="04A0" w:firstRow="1" w:lastRow="0" w:firstColumn="1" w:lastColumn="0" w:noHBand="0" w:noVBand="1"/>
      </w:tblPr>
      <w:tblGrid>
        <w:gridCol w:w="2689"/>
        <w:gridCol w:w="2267"/>
        <w:gridCol w:w="2610"/>
        <w:gridCol w:w="2352"/>
      </w:tblGrid>
      <w:tr w:rsidR="00EF36D1" w:rsidRPr="002C49DD" w14:paraId="72FB1592" w14:textId="77777777" w:rsidTr="13F5212B">
        <w:tc>
          <w:tcPr>
            <w:tcW w:w="9918" w:type="dxa"/>
            <w:gridSpan w:val="4"/>
            <w:shd w:val="clear" w:color="auto" w:fill="BFBFBF" w:themeFill="background1" w:themeFillShade="BF"/>
          </w:tcPr>
          <w:p w14:paraId="7E8FF01A" w14:textId="4964D7FB" w:rsidR="00EF36D1" w:rsidRPr="002C49DD" w:rsidRDefault="1FEC60EE" w:rsidP="03E68CE8">
            <w:r w:rsidRPr="13F5212B">
              <w:rPr>
                <w:rFonts w:ascii="Tele-GroteskNor" w:hAnsi="Tele-GroteskNor"/>
                <w:b/>
                <w:bCs/>
                <w:sz w:val="24"/>
                <w:szCs w:val="24"/>
                <w:lang w:val="en-GB"/>
              </w:rPr>
              <w:t xml:space="preserve">HR data: </w:t>
            </w:r>
            <w:r w:rsidR="00EF36D1" w:rsidRPr="13F5212B">
              <w:rPr>
                <w:rFonts w:ascii="Tele-GroteskNor" w:hAnsi="Tele-GroteskNor"/>
                <w:b/>
                <w:bCs/>
                <w:sz w:val="24"/>
                <w:szCs w:val="24"/>
                <w:lang w:val="en-GB"/>
              </w:rPr>
              <w:t>Employment records</w:t>
            </w:r>
          </w:p>
        </w:tc>
      </w:tr>
      <w:tr w:rsidR="00EF36D1" w:rsidRPr="002C49DD" w14:paraId="58B66375" w14:textId="77777777" w:rsidTr="13F5212B">
        <w:tc>
          <w:tcPr>
            <w:tcW w:w="2689" w:type="dxa"/>
            <w:shd w:val="clear" w:color="auto" w:fill="BFBFBF" w:themeFill="background1" w:themeFillShade="BF"/>
          </w:tcPr>
          <w:p w14:paraId="25777342"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728D7022"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3713BB4B"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0B04F84D"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Reference</w:t>
            </w:r>
          </w:p>
        </w:tc>
      </w:tr>
      <w:tr w:rsidR="00EF36D1" w:rsidRPr="00B63032" w14:paraId="4E14759F" w14:textId="77777777" w:rsidTr="13F5212B">
        <w:tc>
          <w:tcPr>
            <w:tcW w:w="2689" w:type="dxa"/>
          </w:tcPr>
          <w:p w14:paraId="68127643" w14:textId="77777777" w:rsidR="00EF36D1" w:rsidRDefault="00EF36D1" w:rsidP="00EF36D1">
            <w:pPr>
              <w:rPr>
                <w:rFonts w:ascii="Tele-GroteskNor" w:hAnsi="Tele-GroteskNor"/>
                <w:lang w:val="en-GB"/>
              </w:rPr>
            </w:pPr>
            <w:r>
              <w:rPr>
                <w:rFonts w:ascii="Tele-GroteskNor" w:hAnsi="Tele-GroteskNor"/>
                <w:lang w:val="en-GB"/>
              </w:rPr>
              <w:t>Unsuccessful job Applicant</w:t>
            </w:r>
          </w:p>
          <w:p w14:paraId="274FE4B9" w14:textId="77777777" w:rsidR="00EF36D1" w:rsidRDefault="00EF36D1"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Contact details</w:t>
            </w:r>
          </w:p>
          <w:p w14:paraId="3F0654C4" w14:textId="77777777" w:rsidR="00EF36D1" w:rsidRDefault="00EF36D1"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Application forms/letters</w:t>
            </w:r>
          </w:p>
          <w:p w14:paraId="70EEA896" w14:textId="77777777" w:rsidR="00EF36D1" w:rsidRDefault="00EF36D1"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CVs</w:t>
            </w:r>
          </w:p>
          <w:p w14:paraId="0EC663FA" w14:textId="77777777" w:rsidR="00EF36D1" w:rsidRDefault="00EF36D1"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Photo’s</w:t>
            </w:r>
          </w:p>
          <w:p w14:paraId="5E39DD54" w14:textId="1EDA7E79" w:rsidR="00EF36D1" w:rsidRPr="0053172C" w:rsidRDefault="00EF36D1"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Interview notes</w:t>
            </w:r>
          </w:p>
        </w:tc>
        <w:tc>
          <w:tcPr>
            <w:tcW w:w="2267" w:type="dxa"/>
          </w:tcPr>
          <w:p w14:paraId="6CECCFD5" w14:textId="77777777" w:rsidR="00EF36D1" w:rsidRDefault="00EF36D1" w:rsidP="00EF36D1">
            <w:pPr>
              <w:rPr>
                <w:rFonts w:ascii="Tele-GroteskNor" w:hAnsi="Tele-GroteskNor"/>
                <w:lang w:val="en-GB"/>
              </w:rPr>
            </w:pPr>
            <w:r>
              <w:rPr>
                <w:rFonts w:ascii="Tele-GroteskNor" w:hAnsi="Tele-GroteskNor"/>
                <w:lang w:val="en-GB"/>
              </w:rPr>
              <w:t xml:space="preserve">4 weeks after the vacancy is closed; </w:t>
            </w:r>
          </w:p>
          <w:p w14:paraId="53EE02EF" w14:textId="77777777" w:rsidR="00EF36D1" w:rsidRPr="002C49DD" w:rsidRDefault="00EF36D1" w:rsidP="00EF36D1">
            <w:pPr>
              <w:rPr>
                <w:rFonts w:ascii="Tele-GroteskNor" w:hAnsi="Tele-GroteskNor"/>
                <w:lang w:val="en-GB"/>
              </w:rPr>
            </w:pPr>
            <w:r>
              <w:rPr>
                <w:rFonts w:ascii="Tele-GroteskNor" w:hAnsi="Tele-GroteskNor"/>
                <w:lang w:val="en-GB"/>
              </w:rPr>
              <w:t xml:space="preserve">File CV with </w:t>
            </w:r>
            <w:r w:rsidRPr="00A807D9">
              <w:rPr>
                <w:rFonts w:ascii="Tele-GroteskNor" w:hAnsi="Tele-GroteskNor"/>
                <w:u w:val="single"/>
                <w:lang w:val="en-GB"/>
              </w:rPr>
              <w:t>consent</w:t>
            </w:r>
            <w:r>
              <w:rPr>
                <w:rFonts w:ascii="Tele-GroteskNor" w:hAnsi="Tele-GroteskNor"/>
                <w:lang w:val="en-GB"/>
              </w:rPr>
              <w:t xml:space="preserve"> of the unsuccessful candidate for one year. </w:t>
            </w:r>
          </w:p>
        </w:tc>
        <w:tc>
          <w:tcPr>
            <w:tcW w:w="2610" w:type="dxa"/>
          </w:tcPr>
          <w:p w14:paraId="6CF35BAB" w14:textId="77777777" w:rsidR="00EF36D1" w:rsidRPr="002C49DD"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4F10AEF3" w14:textId="77777777" w:rsidR="00EF36D1" w:rsidRPr="002C49DD" w:rsidRDefault="00EF36D1" w:rsidP="00EF36D1">
            <w:pPr>
              <w:rPr>
                <w:rFonts w:ascii="Tele-GroteskNor" w:hAnsi="Tele-GroteskNor"/>
                <w:lang w:val="en-GB"/>
              </w:rPr>
            </w:pPr>
            <w:r>
              <w:rPr>
                <w:rFonts w:ascii="Tele-GroteskNor" w:hAnsi="Tele-GroteskNor"/>
                <w:lang w:val="en-GB"/>
              </w:rPr>
              <w:t>Guideline Dutch data Protection Authority</w:t>
            </w:r>
          </w:p>
        </w:tc>
      </w:tr>
      <w:tr w:rsidR="00EF36D1" w:rsidRPr="00262C95" w14:paraId="65881513" w14:textId="77777777" w:rsidTr="13F5212B">
        <w:tc>
          <w:tcPr>
            <w:tcW w:w="2689" w:type="dxa"/>
          </w:tcPr>
          <w:p w14:paraId="01F12A55" w14:textId="77777777" w:rsidR="00EF36D1" w:rsidRDefault="00EF36D1" w:rsidP="00EF36D1">
            <w:pPr>
              <w:rPr>
                <w:rFonts w:ascii="Tele-GroteskNor" w:hAnsi="Tele-GroteskNor"/>
                <w:lang w:val="en-GB"/>
              </w:rPr>
            </w:pPr>
            <w:r w:rsidRPr="002C4855">
              <w:rPr>
                <w:rFonts w:ascii="Tele-GroteskNor" w:hAnsi="Tele-GroteskNor"/>
                <w:lang w:val="en-GB"/>
              </w:rPr>
              <w:t>Successful Candidates</w:t>
            </w:r>
          </w:p>
          <w:p w14:paraId="1BF1C2FE" w14:textId="77777777" w:rsidR="00EF36D1" w:rsidRDefault="00EF36D1"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Application letters</w:t>
            </w:r>
          </w:p>
          <w:p w14:paraId="24D24206" w14:textId="77777777" w:rsidR="00EF36D1" w:rsidRDefault="00EF36D1"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Copies of training received</w:t>
            </w:r>
          </w:p>
          <w:p w14:paraId="313BB00E" w14:textId="3F32B510" w:rsidR="00EF36D1" w:rsidRPr="00806EA1" w:rsidRDefault="00EF36D1"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 xml:space="preserve">CV’s </w:t>
            </w:r>
          </w:p>
        </w:tc>
        <w:tc>
          <w:tcPr>
            <w:tcW w:w="2267" w:type="dxa"/>
          </w:tcPr>
          <w:p w14:paraId="59DDD4B0" w14:textId="77777777" w:rsidR="00EF36D1" w:rsidRDefault="00EF36D1" w:rsidP="00EF36D1">
            <w:pPr>
              <w:rPr>
                <w:rFonts w:ascii="Tele-GroteskNor" w:hAnsi="Tele-GroteskNor"/>
                <w:lang w:val="en-GB"/>
              </w:rPr>
            </w:pPr>
            <w:r>
              <w:rPr>
                <w:rFonts w:ascii="Tele-GroteskNor" w:hAnsi="Tele-GroteskNor"/>
                <w:lang w:val="en-GB"/>
              </w:rPr>
              <w:t>Duration of employment;</w:t>
            </w:r>
          </w:p>
          <w:p w14:paraId="2E354858" w14:textId="77777777" w:rsidR="00EF36D1" w:rsidRPr="002C49DD" w:rsidRDefault="00EF36D1" w:rsidP="00EF36D1">
            <w:pPr>
              <w:rPr>
                <w:rFonts w:ascii="Tele-GroteskNor" w:hAnsi="Tele-GroteskNor"/>
                <w:lang w:val="en-GB"/>
              </w:rPr>
            </w:pPr>
            <w:r>
              <w:rPr>
                <w:rFonts w:ascii="Tele-GroteskNor" w:hAnsi="Tele-GroteskNor"/>
                <w:lang w:val="en-GB"/>
              </w:rPr>
              <w:t>2 years after end of employment</w:t>
            </w:r>
          </w:p>
        </w:tc>
        <w:tc>
          <w:tcPr>
            <w:tcW w:w="2610" w:type="dxa"/>
          </w:tcPr>
          <w:p w14:paraId="4D251ABB" w14:textId="77777777" w:rsidR="00EF36D1" w:rsidRPr="002C49DD"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237F4BB5" w14:textId="77777777" w:rsidR="00EF36D1" w:rsidRPr="002C49DD" w:rsidRDefault="00EF36D1" w:rsidP="00EF36D1">
            <w:pPr>
              <w:rPr>
                <w:rFonts w:ascii="Tele-GroteskNor" w:hAnsi="Tele-GroteskNor"/>
                <w:lang w:val="en-GB"/>
              </w:rPr>
            </w:pPr>
          </w:p>
        </w:tc>
      </w:tr>
      <w:tr w:rsidR="00EF36D1" w:rsidRPr="00262C95" w14:paraId="3C45B902" w14:textId="77777777" w:rsidTr="13F5212B">
        <w:tc>
          <w:tcPr>
            <w:tcW w:w="2689" w:type="dxa"/>
          </w:tcPr>
          <w:p w14:paraId="309D6E31" w14:textId="77777777" w:rsidR="00EF36D1" w:rsidRDefault="00EF36D1" w:rsidP="00EF36D1">
            <w:pPr>
              <w:rPr>
                <w:rFonts w:ascii="Tele-GroteskNor" w:hAnsi="Tele-GroteskNor"/>
                <w:lang w:val="en-GB"/>
              </w:rPr>
            </w:pPr>
            <w:r>
              <w:rPr>
                <w:rFonts w:ascii="Tele-GroteskNor" w:hAnsi="Tele-GroteskNor"/>
                <w:lang w:val="en-GB"/>
              </w:rPr>
              <w:t>Employment contracts</w:t>
            </w:r>
            <w:r>
              <w:rPr>
                <w:rFonts w:ascii="Tele-GroteskNor" w:hAnsi="Tele-GroteskNor"/>
                <w:lang w:val="en-GB"/>
              </w:rPr>
              <w:br/>
              <w:t xml:space="preserve">, including: </w:t>
            </w:r>
          </w:p>
          <w:p w14:paraId="2299240C" w14:textId="77777777" w:rsidR="00EF36D1" w:rsidRDefault="00EF36D1"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Changes to terms and conditions</w:t>
            </w:r>
          </w:p>
          <w:p w14:paraId="68089675" w14:textId="77777777" w:rsidR="00EF36D1" w:rsidRDefault="00EF36D1"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w:t>
            </w:r>
            <w:r w:rsidRPr="00787963">
              <w:rPr>
                <w:rFonts w:ascii="Tele-GroteskNor" w:hAnsi="Tele-GroteskNor"/>
                <w:szCs w:val="22"/>
                <w:lang w:val="en-GB"/>
              </w:rPr>
              <w:t>erson</w:t>
            </w:r>
            <w:r>
              <w:rPr>
                <w:rFonts w:ascii="Tele-GroteskNor" w:hAnsi="Tele-GroteskNor"/>
                <w:szCs w:val="22"/>
                <w:lang w:val="en-GB"/>
              </w:rPr>
              <w:t>al development records</w:t>
            </w:r>
          </w:p>
          <w:p w14:paraId="2C80E5E4" w14:textId="77777777" w:rsidR="00EF36D1" w:rsidRDefault="00EF36D1"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Training records</w:t>
            </w:r>
          </w:p>
          <w:p w14:paraId="68001811" w14:textId="77777777" w:rsidR="00EF36D1" w:rsidRPr="00787963" w:rsidRDefault="00EF36D1"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Promotions and demotions</w:t>
            </w:r>
          </w:p>
          <w:p w14:paraId="66A845E0" w14:textId="1758EDC6" w:rsidR="00EF36D1" w:rsidRPr="002C49DD" w:rsidRDefault="00EF36D1" w:rsidP="00EF36D1">
            <w:pPr>
              <w:rPr>
                <w:rFonts w:ascii="Tele-GroteskNor" w:hAnsi="Tele-GroteskNor"/>
                <w:lang w:val="en-GB"/>
              </w:rPr>
            </w:pPr>
            <w:r>
              <w:rPr>
                <w:rFonts w:ascii="Tele-GroteskNor" w:hAnsi="Tele-GroteskNor"/>
                <w:lang w:val="en-GB"/>
              </w:rPr>
              <w:t>(also temporary workers)</w:t>
            </w:r>
          </w:p>
        </w:tc>
        <w:tc>
          <w:tcPr>
            <w:tcW w:w="2267" w:type="dxa"/>
          </w:tcPr>
          <w:p w14:paraId="608D8C52" w14:textId="77777777" w:rsidR="00EF36D1" w:rsidRDefault="00EF36D1" w:rsidP="00EF36D1">
            <w:pPr>
              <w:rPr>
                <w:rFonts w:ascii="Tele-GroteskNor" w:hAnsi="Tele-GroteskNor"/>
                <w:lang w:val="en-GB"/>
              </w:rPr>
            </w:pPr>
            <w:r>
              <w:rPr>
                <w:rFonts w:ascii="Tele-GroteskNor" w:hAnsi="Tele-GroteskNor"/>
                <w:lang w:val="en-GB"/>
              </w:rPr>
              <w:t>Duration of employment;</w:t>
            </w:r>
          </w:p>
          <w:p w14:paraId="314D1FD9" w14:textId="77777777" w:rsidR="00EF36D1" w:rsidRPr="002C49DD" w:rsidRDefault="00EF36D1" w:rsidP="00EF36D1">
            <w:pPr>
              <w:rPr>
                <w:rFonts w:ascii="Tele-GroteskNor" w:hAnsi="Tele-GroteskNor"/>
                <w:lang w:val="en-GB"/>
              </w:rPr>
            </w:pPr>
            <w:r>
              <w:rPr>
                <w:rFonts w:ascii="Tele-GroteskNor" w:hAnsi="Tele-GroteskNor"/>
                <w:lang w:val="en-GB"/>
              </w:rPr>
              <w:t>7 years after end of employment</w:t>
            </w:r>
          </w:p>
        </w:tc>
        <w:tc>
          <w:tcPr>
            <w:tcW w:w="2610" w:type="dxa"/>
          </w:tcPr>
          <w:p w14:paraId="76CB9D8C" w14:textId="77777777" w:rsidR="00EF36D1" w:rsidRPr="002C49DD"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7C67FC44" w14:textId="77777777" w:rsidR="00EF36D1" w:rsidRPr="002C49DD" w:rsidRDefault="00EF36D1" w:rsidP="00EF36D1">
            <w:pPr>
              <w:rPr>
                <w:rFonts w:ascii="Tele-GroteskNor" w:hAnsi="Tele-GroteskNor"/>
                <w:lang w:val="en-GB"/>
              </w:rPr>
            </w:pPr>
          </w:p>
        </w:tc>
      </w:tr>
      <w:tr w:rsidR="00EF36D1" w:rsidRPr="00262C95" w14:paraId="00317806" w14:textId="77777777" w:rsidTr="13F5212B">
        <w:tc>
          <w:tcPr>
            <w:tcW w:w="2689" w:type="dxa"/>
          </w:tcPr>
          <w:p w14:paraId="59D768C0" w14:textId="77777777" w:rsidR="00EF36D1" w:rsidRDefault="00EF36D1" w:rsidP="00EF36D1">
            <w:pPr>
              <w:rPr>
                <w:rFonts w:ascii="Tele-GroteskNor" w:hAnsi="Tele-GroteskNor"/>
                <w:lang w:val="en-GB"/>
              </w:rPr>
            </w:pPr>
            <w:r>
              <w:rPr>
                <w:rFonts w:ascii="Tele-GroteskNor" w:hAnsi="Tele-GroteskNor"/>
                <w:lang w:val="en-GB"/>
              </w:rPr>
              <w:t>Disciplinary and Grievance proceedings</w:t>
            </w:r>
          </w:p>
        </w:tc>
        <w:tc>
          <w:tcPr>
            <w:tcW w:w="2267" w:type="dxa"/>
          </w:tcPr>
          <w:p w14:paraId="37DA8496" w14:textId="77777777" w:rsidR="00EF36D1" w:rsidRDefault="00EF36D1" w:rsidP="00EF36D1">
            <w:pPr>
              <w:rPr>
                <w:rFonts w:ascii="Tele-GroteskNor" w:hAnsi="Tele-GroteskNor"/>
                <w:lang w:val="en-GB"/>
              </w:rPr>
            </w:pPr>
            <w:r>
              <w:rPr>
                <w:rFonts w:ascii="Tele-GroteskNor" w:hAnsi="Tele-GroteskNor"/>
                <w:lang w:val="en-US"/>
              </w:rPr>
              <w:t>7</w:t>
            </w:r>
            <w:r w:rsidRPr="003E3AB7">
              <w:rPr>
                <w:rFonts w:ascii="Tele-GroteskNor" w:hAnsi="Tele-GroteskNor"/>
                <w:lang w:val="en-US"/>
              </w:rPr>
              <w:t xml:space="preserve"> years after end of </w:t>
            </w:r>
            <w:r>
              <w:rPr>
                <w:rFonts w:ascii="Tele-GroteskNor" w:hAnsi="Tele-GroteskNor"/>
                <w:lang w:val="en-US"/>
              </w:rPr>
              <w:t>proceeding</w:t>
            </w:r>
          </w:p>
        </w:tc>
        <w:tc>
          <w:tcPr>
            <w:tcW w:w="2610" w:type="dxa"/>
          </w:tcPr>
          <w:p w14:paraId="551D4B7A" w14:textId="77777777" w:rsidR="00EF36D1"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5FE5711E" w14:textId="77777777" w:rsidR="00EF36D1" w:rsidRDefault="00EF36D1" w:rsidP="00EF36D1">
            <w:pPr>
              <w:rPr>
                <w:rFonts w:ascii="Tele-GroteskNor" w:hAnsi="Tele-GroteskNor"/>
                <w:lang w:val="en-GB"/>
              </w:rPr>
            </w:pPr>
          </w:p>
        </w:tc>
      </w:tr>
      <w:tr w:rsidR="00EF36D1" w:rsidRPr="00EE1ADD" w14:paraId="53FFAEBB" w14:textId="77777777" w:rsidTr="13F5212B">
        <w:tc>
          <w:tcPr>
            <w:tcW w:w="2689" w:type="dxa"/>
          </w:tcPr>
          <w:p w14:paraId="04D635C8" w14:textId="77777777" w:rsidR="00EF36D1" w:rsidRPr="009B2EA5" w:rsidRDefault="00EF36D1" w:rsidP="00EF36D1">
            <w:pPr>
              <w:rPr>
                <w:rFonts w:ascii="Tele-GroteskNor" w:hAnsi="Tele-GroteskNor"/>
                <w:lang w:val="fr-BE"/>
              </w:rPr>
            </w:pPr>
            <w:r w:rsidRPr="009B2EA5">
              <w:rPr>
                <w:rFonts w:ascii="Tele-GroteskNor" w:hAnsi="Tele-GroteskNor"/>
                <w:lang w:val="fr-BE"/>
              </w:rPr>
              <w:t>Copies of Identification documents (</w:t>
            </w:r>
            <w:proofErr w:type="spellStart"/>
            <w:r w:rsidRPr="009B2EA5">
              <w:rPr>
                <w:rFonts w:ascii="Tele-GroteskNor" w:hAnsi="Tele-GroteskNor"/>
                <w:lang w:val="fr-BE"/>
              </w:rPr>
              <w:t>passports</w:t>
            </w:r>
            <w:proofErr w:type="spellEnd"/>
            <w:r w:rsidRPr="009B2EA5">
              <w:rPr>
                <w:rFonts w:ascii="Tele-GroteskNor" w:hAnsi="Tele-GroteskNor"/>
                <w:lang w:val="fr-BE"/>
              </w:rPr>
              <w:t>)</w:t>
            </w:r>
          </w:p>
        </w:tc>
        <w:tc>
          <w:tcPr>
            <w:tcW w:w="2267" w:type="dxa"/>
          </w:tcPr>
          <w:p w14:paraId="28D9E498" w14:textId="77777777" w:rsidR="00EF36D1" w:rsidRDefault="00EF36D1" w:rsidP="00EF36D1">
            <w:pPr>
              <w:rPr>
                <w:rFonts w:ascii="Tele-GroteskNor" w:hAnsi="Tele-GroteskNor"/>
                <w:lang w:val="en-US"/>
              </w:rPr>
            </w:pPr>
            <w:r>
              <w:rPr>
                <w:rFonts w:ascii="Tele-GroteskNor" w:hAnsi="Tele-GroteskNor"/>
                <w:lang w:val="en-US"/>
              </w:rPr>
              <w:t>Duration of employment;</w:t>
            </w:r>
          </w:p>
          <w:p w14:paraId="4A236023" w14:textId="77777777" w:rsidR="00EF36D1" w:rsidRPr="003E3AB7" w:rsidRDefault="00EF36D1" w:rsidP="00EF36D1">
            <w:pPr>
              <w:rPr>
                <w:rFonts w:ascii="Tele-GroteskNor" w:hAnsi="Tele-GroteskNor"/>
                <w:lang w:val="en-US"/>
              </w:rPr>
            </w:pPr>
            <w:r w:rsidRPr="003E3AB7">
              <w:rPr>
                <w:rFonts w:ascii="Tele-GroteskNor" w:hAnsi="Tele-GroteskNor"/>
                <w:lang w:val="en-US"/>
              </w:rPr>
              <w:t>5 years after end of e</w:t>
            </w:r>
            <w:r>
              <w:rPr>
                <w:rFonts w:ascii="Tele-GroteskNor" w:hAnsi="Tele-GroteskNor"/>
                <w:lang w:val="en-US"/>
              </w:rPr>
              <w:t>mployment</w:t>
            </w:r>
          </w:p>
        </w:tc>
        <w:tc>
          <w:tcPr>
            <w:tcW w:w="2610" w:type="dxa"/>
          </w:tcPr>
          <w:p w14:paraId="4A2C0C39" w14:textId="77777777" w:rsidR="00EF36D1" w:rsidRPr="0073084E" w:rsidRDefault="00EF36D1" w:rsidP="00EF36D1">
            <w:pPr>
              <w:rPr>
                <w:rFonts w:ascii="Tele-GroteskNor" w:hAnsi="Tele-GroteskNor"/>
                <w:lang w:val="en-GB"/>
              </w:rPr>
            </w:pPr>
            <w:r w:rsidRPr="0073084E">
              <w:rPr>
                <w:rFonts w:ascii="Tele-GroteskNor" w:hAnsi="Tele-GroteskNor"/>
                <w:lang w:val="en-GB"/>
              </w:rPr>
              <w:t>Paper or electronic</w:t>
            </w:r>
          </w:p>
        </w:tc>
        <w:tc>
          <w:tcPr>
            <w:tcW w:w="2352" w:type="dxa"/>
          </w:tcPr>
          <w:p w14:paraId="16DDBF46" w14:textId="77777777" w:rsidR="00EF36D1" w:rsidRPr="0073084E" w:rsidRDefault="00EF36D1" w:rsidP="00EF36D1">
            <w:pPr>
              <w:rPr>
                <w:rFonts w:ascii="Tele-GroteskNor" w:hAnsi="Tele-GroteskNor"/>
                <w:lang w:val="en-GB"/>
              </w:rPr>
            </w:pPr>
          </w:p>
        </w:tc>
      </w:tr>
      <w:tr w:rsidR="00EF36D1" w:rsidRPr="00262C95" w14:paraId="0047D34C" w14:textId="77777777" w:rsidTr="13F5212B">
        <w:tc>
          <w:tcPr>
            <w:tcW w:w="2689" w:type="dxa"/>
          </w:tcPr>
          <w:p w14:paraId="12DF0EA8" w14:textId="77777777" w:rsidR="00EF36D1" w:rsidRDefault="00EF36D1" w:rsidP="00EF36D1">
            <w:pPr>
              <w:rPr>
                <w:rFonts w:ascii="Tele-GroteskNor" w:hAnsi="Tele-GroteskNor"/>
                <w:lang w:val="en-GB"/>
              </w:rPr>
            </w:pPr>
            <w:r>
              <w:rPr>
                <w:rFonts w:ascii="Tele-GroteskNor" w:hAnsi="Tele-GroteskNor"/>
                <w:lang w:val="en-GB"/>
              </w:rPr>
              <w:t>Working time records</w:t>
            </w:r>
          </w:p>
        </w:tc>
        <w:tc>
          <w:tcPr>
            <w:tcW w:w="2267" w:type="dxa"/>
          </w:tcPr>
          <w:p w14:paraId="12420AE4" w14:textId="77777777" w:rsidR="00EF36D1" w:rsidRPr="0073084E" w:rsidRDefault="00EF36D1" w:rsidP="00EF36D1">
            <w:pPr>
              <w:rPr>
                <w:rFonts w:ascii="Tele-GroteskNor" w:hAnsi="Tele-GroteskNor"/>
                <w:lang w:val="en-GB"/>
              </w:rPr>
            </w:pPr>
            <w:r>
              <w:rPr>
                <w:rFonts w:ascii="Tele-GroteskNor" w:hAnsi="Tele-GroteskNor"/>
                <w:lang w:val="en-GB"/>
              </w:rPr>
              <w:t xml:space="preserve">7 years </w:t>
            </w:r>
          </w:p>
        </w:tc>
        <w:tc>
          <w:tcPr>
            <w:tcW w:w="2610" w:type="dxa"/>
          </w:tcPr>
          <w:p w14:paraId="0AA887BA" w14:textId="77777777" w:rsidR="00EF36D1" w:rsidRPr="00930F4A"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7E6B9533" w14:textId="77777777" w:rsidR="00EF36D1" w:rsidRPr="00A74960" w:rsidRDefault="00EF36D1" w:rsidP="00EF36D1">
            <w:pPr>
              <w:rPr>
                <w:rFonts w:ascii="Tele-GroteskNor" w:hAnsi="Tele-GroteskNor"/>
                <w:lang w:val="en-GB"/>
              </w:rPr>
            </w:pPr>
          </w:p>
        </w:tc>
      </w:tr>
      <w:tr w:rsidR="00ED659D" w:rsidRPr="00262C95" w14:paraId="03A3156C" w14:textId="77777777" w:rsidTr="13F5212B">
        <w:tc>
          <w:tcPr>
            <w:tcW w:w="2689" w:type="dxa"/>
          </w:tcPr>
          <w:p w14:paraId="1E44E987" w14:textId="2EC13A10" w:rsidR="00ED659D" w:rsidRDefault="00ED659D" w:rsidP="00EF36D1">
            <w:pPr>
              <w:rPr>
                <w:rFonts w:ascii="Tele-GroteskNor" w:hAnsi="Tele-GroteskNor"/>
              </w:rPr>
            </w:pPr>
            <w:proofErr w:type="spellStart"/>
            <w:r>
              <w:rPr>
                <w:rFonts w:ascii="Tele-GroteskNor" w:hAnsi="Tele-GroteskNor"/>
              </w:rPr>
              <w:t>Annual</w:t>
            </w:r>
            <w:proofErr w:type="spellEnd"/>
            <w:r>
              <w:rPr>
                <w:rFonts w:ascii="Tele-GroteskNor" w:hAnsi="Tele-GroteskNor"/>
              </w:rPr>
              <w:t xml:space="preserve"> </w:t>
            </w:r>
            <w:proofErr w:type="spellStart"/>
            <w:r>
              <w:rPr>
                <w:rFonts w:ascii="Tele-GroteskNor" w:hAnsi="Tele-GroteskNor"/>
              </w:rPr>
              <w:t>leave</w:t>
            </w:r>
            <w:proofErr w:type="spellEnd"/>
          </w:p>
        </w:tc>
        <w:tc>
          <w:tcPr>
            <w:tcW w:w="2267" w:type="dxa"/>
          </w:tcPr>
          <w:p w14:paraId="54BF9983" w14:textId="508AB18E" w:rsidR="00ED659D" w:rsidRDefault="00ED659D" w:rsidP="00EF36D1">
            <w:pPr>
              <w:rPr>
                <w:rFonts w:ascii="Tele-GroteskNor" w:hAnsi="Tele-GroteskNor"/>
              </w:rPr>
            </w:pPr>
            <w:r>
              <w:rPr>
                <w:rFonts w:ascii="Tele-GroteskNor" w:hAnsi="Tele-GroteskNor"/>
              </w:rPr>
              <w:t xml:space="preserve">7 </w:t>
            </w:r>
            <w:proofErr w:type="spellStart"/>
            <w:r>
              <w:rPr>
                <w:rFonts w:ascii="Tele-GroteskNor" w:hAnsi="Tele-GroteskNor"/>
              </w:rPr>
              <w:t>years</w:t>
            </w:r>
            <w:proofErr w:type="spellEnd"/>
          </w:p>
        </w:tc>
        <w:tc>
          <w:tcPr>
            <w:tcW w:w="2610" w:type="dxa"/>
          </w:tcPr>
          <w:p w14:paraId="55711CA4" w14:textId="198A0EC8" w:rsidR="00ED659D" w:rsidRDefault="00ED659D" w:rsidP="00EF36D1">
            <w:pPr>
              <w:rPr>
                <w:rFonts w:ascii="Tele-GroteskNor" w:hAnsi="Tele-GroteskNor"/>
              </w:rPr>
            </w:pPr>
            <w:r>
              <w:rPr>
                <w:rFonts w:ascii="Tele-GroteskNor" w:hAnsi="Tele-GroteskNor"/>
              </w:rPr>
              <w:t xml:space="preserve">Paper or </w:t>
            </w:r>
            <w:proofErr w:type="spellStart"/>
            <w:r>
              <w:rPr>
                <w:rFonts w:ascii="Tele-GroteskNor" w:hAnsi="Tele-GroteskNor"/>
              </w:rPr>
              <w:t>electronic</w:t>
            </w:r>
            <w:proofErr w:type="spellEnd"/>
          </w:p>
        </w:tc>
        <w:tc>
          <w:tcPr>
            <w:tcW w:w="2352" w:type="dxa"/>
          </w:tcPr>
          <w:p w14:paraId="6F64A88D" w14:textId="77777777" w:rsidR="00ED659D" w:rsidRPr="00A74960" w:rsidRDefault="00ED659D" w:rsidP="00EF36D1">
            <w:pPr>
              <w:rPr>
                <w:rFonts w:ascii="Tele-GroteskNor" w:hAnsi="Tele-GroteskNor"/>
              </w:rPr>
            </w:pPr>
          </w:p>
        </w:tc>
      </w:tr>
      <w:tr w:rsidR="00EF36D1" w:rsidRPr="00262C95" w14:paraId="4D85AFFC" w14:textId="77777777" w:rsidTr="13F5212B">
        <w:tc>
          <w:tcPr>
            <w:tcW w:w="2689" w:type="dxa"/>
          </w:tcPr>
          <w:p w14:paraId="408C4A65" w14:textId="77777777" w:rsidR="00EF36D1" w:rsidRPr="0073084E" w:rsidRDefault="00EF36D1" w:rsidP="00EF36D1">
            <w:pPr>
              <w:rPr>
                <w:rFonts w:ascii="Tele-GroteskNor" w:hAnsi="Tele-GroteskNor"/>
                <w:lang w:val="en-GB"/>
              </w:rPr>
            </w:pPr>
            <w:r>
              <w:rPr>
                <w:rFonts w:ascii="Tele-GroteskNor" w:hAnsi="Tele-GroteskNor"/>
                <w:lang w:val="en-GB"/>
              </w:rPr>
              <w:t>Maternity, Paternity leave</w:t>
            </w:r>
          </w:p>
        </w:tc>
        <w:tc>
          <w:tcPr>
            <w:tcW w:w="2267" w:type="dxa"/>
          </w:tcPr>
          <w:p w14:paraId="13678E7A" w14:textId="05DF1F0A" w:rsidR="00EF36D1" w:rsidRPr="00EF36D1" w:rsidRDefault="00EF36D1" w:rsidP="00B1656C">
            <w:pPr>
              <w:rPr>
                <w:rFonts w:ascii="Tele-GroteskNor" w:hAnsi="Tele-GroteskNor"/>
              </w:rPr>
            </w:pPr>
            <w:proofErr w:type="spellStart"/>
            <w:r w:rsidRPr="00105549">
              <w:rPr>
                <w:rFonts w:ascii="Tele-GroteskNor" w:hAnsi="Tele-GroteskNor"/>
                <w:u w:val="single"/>
              </w:rPr>
              <w:t>Instruction</w:t>
            </w:r>
            <w:proofErr w:type="spellEnd"/>
            <w:r w:rsidRPr="00105549">
              <w:rPr>
                <w:rFonts w:ascii="Tele-GroteskNor" w:hAnsi="Tele-GroteskNor"/>
                <w:u w:val="single"/>
              </w:rPr>
              <w:t xml:space="preserve"> UWV</w:t>
            </w:r>
            <w:r>
              <w:rPr>
                <w:rFonts w:ascii="Tele-GroteskNor" w:hAnsi="Tele-GroteskNor"/>
              </w:rPr>
              <w:t>:</w:t>
            </w:r>
            <w:r>
              <w:rPr>
                <w:rFonts w:ascii="Tele-GroteskNor" w:hAnsi="Tele-GroteskNor"/>
              </w:rPr>
              <w:br/>
            </w:r>
            <w:r w:rsidRPr="00711C18">
              <w:rPr>
                <w:rFonts w:ascii="Tele-GroteskNor" w:hAnsi="Tele-GroteskNor"/>
              </w:rPr>
              <w:t>Als uw werknemer zwanger is moet ze de zwangerschapsverklaring vanaf 1 januari 2019 zelf bewaren.</w:t>
            </w:r>
          </w:p>
        </w:tc>
        <w:tc>
          <w:tcPr>
            <w:tcW w:w="2610" w:type="dxa"/>
          </w:tcPr>
          <w:p w14:paraId="06D198B1" w14:textId="77777777" w:rsidR="00EF36D1" w:rsidRDefault="00EF36D1" w:rsidP="00EF36D1">
            <w:r w:rsidRPr="00930F4A">
              <w:rPr>
                <w:rFonts w:ascii="Tele-GroteskNor" w:hAnsi="Tele-GroteskNor"/>
                <w:lang w:val="en-GB"/>
              </w:rPr>
              <w:t>Paper or electronic</w:t>
            </w:r>
          </w:p>
        </w:tc>
        <w:tc>
          <w:tcPr>
            <w:tcW w:w="2352" w:type="dxa"/>
          </w:tcPr>
          <w:p w14:paraId="31DB84E2" w14:textId="77777777" w:rsidR="00EF36D1" w:rsidRPr="00A74960" w:rsidRDefault="00EF36D1" w:rsidP="00EF36D1">
            <w:pPr>
              <w:rPr>
                <w:rFonts w:ascii="Tele-GroteskNor" w:hAnsi="Tele-GroteskNor"/>
                <w:lang w:val="en-GB"/>
              </w:rPr>
            </w:pPr>
            <w:r>
              <w:rPr>
                <w:rFonts w:ascii="Tele-GroteskNor" w:hAnsi="Tele-GroteskNor"/>
                <w:lang w:val="en-GB"/>
              </w:rPr>
              <w:t>UWV</w:t>
            </w:r>
          </w:p>
        </w:tc>
      </w:tr>
      <w:tr w:rsidR="00EF36D1" w:rsidRPr="00262C95" w14:paraId="4B0B8AEA" w14:textId="77777777" w:rsidTr="13F5212B">
        <w:tc>
          <w:tcPr>
            <w:tcW w:w="2689" w:type="dxa"/>
          </w:tcPr>
          <w:p w14:paraId="1CBD473E" w14:textId="77777777" w:rsidR="00EF36D1" w:rsidRDefault="00EF36D1" w:rsidP="00EF36D1">
            <w:pPr>
              <w:rPr>
                <w:rFonts w:ascii="Tele-GroteskNor" w:hAnsi="Tele-GroteskNor"/>
                <w:lang w:val="en-GB"/>
              </w:rPr>
            </w:pPr>
            <w:r>
              <w:rPr>
                <w:rFonts w:ascii="Tele-GroteskNor" w:hAnsi="Tele-GroteskNor"/>
                <w:lang w:val="en-GB"/>
              </w:rPr>
              <w:t>Sickness record</w:t>
            </w:r>
            <w:r>
              <w:rPr>
                <w:rFonts w:ascii="Tele-GroteskNor" w:hAnsi="Tele-GroteskNor"/>
                <w:lang w:val="en-GB"/>
              </w:rPr>
              <w:br/>
              <w:t>(including return to work meeting following sickness)</w:t>
            </w:r>
          </w:p>
          <w:p w14:paraId="2462D032" w14:textId="49A678EE" w:rsidR="00EF36D1" w:rsidRDefault="00EF36D1" w:rsidP="00EF36D1">
            <w:pPr>
              <w:rPr>
                <w:rFonts w:ascii="Tele-GroteskNor" w:hAnsi="Tele-GroteskNor"/>
                <w:lang w:val="en-GB"/>
              </w:rPr>
            </w:pPr>
            <w:r>
              <w:rPr>
                <w:rFonts w:ascii="Tele-GroteskNor" w:hAnsi="Tele-GroteskNor"/>
                <w:lang w:val="en-GB"/>
              </w:rPr>
              <w:t>and SSP record (Statutory Sick Pay)</w:t>
            </w:r>
          </w:p>
        </w:tc>
        <w:tc>
          <w:tcPr>
            <w:tcW w:w="2267" w:type="dxa"/>
          </w:tcPr>
          <w:p w14:paraId="7DD9CA41" w14:textId="3B6345D8" w:rsidR="00EF36D1" w:rsidRPr="00547A36" w:rsidRDefault="00EF36D1" w:rsidP="00EF36D1">
            <w:pPr>
              <w:rPr>
                <w:rFonts w:ascii="Tele-GroteskNor" w:hAnsi="Tele-GroteskNor"/>
                <w:lang w:val="en-GB"/>
              </w:rPr>
            </w:pPr>
            <w:r w:rsidRPr="00547A36">
              <w:rPr>
                <w:rFonts w:ascii="Tele-GroteskNor" w:hAnsi="Tele-GroteskNor"/>
                <w:lang w:val="en-GB"/>
              </w:rPr>
              <w:t>Leaving employment being sick:</w:t>
            </w:r>
            <w:r w:rsidR="00A6567D">
              <w:rPr>
                <w:rFonts w:ascii="Tele-GroteskNor" w:hAnsi="Tele-GroteskNor"/>
                <w:lang w:val="en-GB"/>
              </w:rPr>
              <w:t xml:space="preserve"> </w:t>
            </w:r>
            <w:r w:rsidRPr="00547A36">
              <w:rPr>
                <w:rFonts w:ascii="Tele-GroteskNor" w:hAnsi="Tele-GroteskNor"/>
                <w:lang w:val="en-GB"/>
              </w:rPr>
              <w:t>10 years, or 2 years after reintegration.</w:t>
            </w:r>
          </w:p>
          <w:p w14:paraId="27311361" w14:textId="4CFD67F2" w:rsidR="00EF36D1" w:rsidRPr="00547A36" w:rsidRDefault="00EF36D1" w:rsidP="00EF36D1">
            <w:pPr>
              <w:rPr>
                <w:rFonts w:ascii="Tele-GroteskNor" w:hAnsi="Tele-GroteskNor"/>
                <w:lang w:val="en-GB"/>
              </w:rPr>
            </w:pPr>
            <w:r w:rsidRPr="00547A36">
              <w:rPr>
                <w:rFonts w:ascii="Tele-GroteskNor" w:hAnsi="Tele-GroteskNor"/>
                <w:lang w:val="en-GB"/>
              </w:rPr>
              <w:t>(Including UWV and ARBO</w:t>
            </w:r>
            <w:r w:rsidR="00ED659D">
              <w:rPr>
                <w:rFonts w:ascii="Tele-GroteskNor" w:hAnsi="Tele-GroteskNor"/>
                <w:lang w:val="en-GB"/>
              </w:rPr>
              <w:t xml:space="preserve"> </w:t>
            </w:r>
            <w:r w:rsidR="00ED659D" w:rsidRPr="00547A36">
              <w:rPr>
                <w:rFonts w:ascii="Tele-GroteskNor" w:hAnsi="Tele-GroteskNor"/>
                <w:lang w:val="en-GB"/>
              </w:rPr>
              <w:t>correspon</w:t>
            </w:r>
            <w:r w:rsidR="00ED659D">
              <w:rPr>
                <w:rFonts w:ascii="Tele-GroteskNor" w:hAnsi="Tele-GroteskNor"/>
                <w:lang w:val="en-GB"/>
              </w:rPr>
              <w:t>den</w:t>
            </w:r>
            <w:r w:rsidR="00ED659D" w:rsidRPr="00547A36">
              <w:rPr>
                <w:rFonts w:ascii="Tele-GroteskNor" w:hAnsi="Tele-GroteskNor"/>
                <w:lang w:val="en-GB"/>
              </w:rPr>
              <w:t>ce</w:t>
            </w:r>
            <w:r w:rsidRPr="00547A36">
              <w:rPr>
                <w:rFonts w:ascii="Tele-GroteskNor" w:hAnsi="Tele-GroteskNor"/>
                <w:lang w:val="en-GB"/>
              </w:rPr>
              <w:t>)</w:t>
            </w:r>
          </w:p>
        </w:tc>
        <w:tc>
          <w:tcPr>
            <w:tcW w:w="2610" w:type="dxa"/>
          </w:tcPr>
          <w:p w14:paraId="20C13C25" w14:textId="77777777" w:rsidR="00EF36D1" w:rsidRDefault="00EF36D1" w:rsidP="00EF36D1">
            <w:r w:rsidRPr="00930F4A">
              <w:rPr>
                <w:rFonts w:ascii="Tele-GroteskNor" w:hAnsi="Tele-GroteskNor"/>
                <w:lang w:val="en-GB"/>
              </w:rPr>
              <w:t>Paper or electronic</w:t>
            </w:r>
          </w:p>
        </w:tc>
        <w:tc>
          <w:tcPr>
            <w:tcW w:w="2352" w:type="dxa"/>
          </w:tcPr>
          <w:p w14:paraId="302D0AFE" w14:textId="77777777" w:rsidR="00EF36D1" w:rsidRPr="00EE1ADD" w:rsidRDefault="00EF36D1" w:rsidP="00EF36D1">
            <w:pPr>
              <w:rPr>
                <w:rFonts w:ascii="Tele-GroteskNor" w:hAnsi="Tele-GroteskNor"/>
                <w:lang w:val="en-US"/>
              </w:rPr>
            </w:pPr>
          </w:p>
        </w:tc>
      </w:tr>
      <w:tr w:rsidR="00EF36D1" w:rsidRPr="00262C95" w14:paraId="6443C96C" w14:textId="77777777" w:rsidTr="13F5212B">
        <w:tc>
          <w:tcPr>
            <w:tcW w:w="2689" w:type="dxa"/>
          </w:tcPr>
          <w:p w14:paraId="14DD0847" w14:textId="77777777" w:rsidR="00EF36D1" w:rsidRDefault="00EF36D1" w:rsidP="00EF36D1">
            <w:pPr>
              <w:rPr>
                <w:rFonts w:ascii="Tele-GroteskNor" w:hAnsi="Tele-GroteskNor"/>
                <w:lang w:val="en-GB"/>
              </w:rPr>
            </w:pPr>
            <w:r>
              <w:rPr>
                <w:rFonts w:ascii="Tele-GroteskNor" w:hAnsi="Tele-GroteskNor"/>
                <w:lang w:val="en-GB"/>
              </w:rPr>
              <w:t>Redundancy records</w:t>
            </w:r>
          </w:p>
        </w:tc>
        <w:tc>
          <w:tcPr>
            <w:tcW w:w="2267" w:type="dxa"/>
          </w:tcPr>
          <w:p w14:paraId="7E935A64" w14:textId="77777777" w:rsidR="00EF36D1" w:rsidRPr="0073084E" w:rsidRDefault="00EF36D1" w:rsidP="00EF36D1">
            <w:pPr>
              <w:rPr>
                <w:rFonts w:ascii="Tele-GroteskNor" w:hAnsi="Tele-GroteskNor"/>
                <w:lang w:val="en-GB"/>
              </w:rPr>
            </w:pPr>
            <w:r>
              <w:rPr>
                <w:rFonts w:ascii="Tele-GroteskNor" w:hAnsi="Tele-GroteskNor"/>
                <w:lang w:val="en-GB"/>
              </w:rPr>
              <w:t>7 years after end of employment</w:t>
            </w:r>
          </w:p>
        </w:tc>
        <w:tc>
          <w:tcPr>
            <w:tcW w:w="2610" w:type="dxa"/>
          </w:tcPr>
          <w:p w14:paraId="75FF9CEB" w14:textId="77777777" w:rsidR="00EF36D1" w:rsidRDefault="00EF36D1" w:rsidP="00EF36D1">
            <w:r w:rsidRPr="00930F4A">
              <w:rPr>
                <w:rFonts w:ascii="Tele-GroteskNor" w:hAnsi="Tele-GroteskNor"/>
                <w:lang w:val="en-GB"/>
              </w:rPr>
              <w:t>Paper or electronic</w:t>
            </w:r>
          </w:p>
        </w:tc>
        <w:tc>
          <w:tcPr>
            <w:tcW w:w="2352" w:type="dxa"/>
          </w:tcPr>
          <w:p w14:paraId="6A33E778" w14:textId="77777777" w:rsidR="00EF36D1" w:rsidRPr="00A74960" w:rsidRDefault="00EF36D1" w:rsidP="00EF36D1">
            <w:pPr>
              <w:rPr>
                <w:rFonts w:ascii="Tele-GroteskNor" w:hAnsi="Tele-GroteskNor"/>
                <w:lang w:val="en-GB"/>
              </w:rPr>
            </w:pPr>
          </w:p>
        </w:tc>
      </w:tr>
      <w:tr w:rsidR="00EF36D1" w:rsidRPr="002808F0" w14:paraId="5BC8138A" w14:textId="77777777" w:rsidTr="13F5212B">
        <w:tc>
          <w:tcPr>
            <w:tcW w:w="9918" w:type="dxa"/>
            <w:gridSpan w:val="4"/>
            <w:shd w:val="clear" w:color="auto" w:fill="BFBFBF" w:themeFill="background1" w:themeFillShade="BF"/>
          </w:tcPr>
          <w:p w14:paraId="06D6069B" w14:textId="6CD3C3F2" w:rsidR="00EF36D1" w:rsidRPr="002658F1" w:rsidRDefault="3AD91223" w:rsidP="00EF36D1">
            <w:pPr>
              <w:rPr>
                <w:lang w:val="en-US"/>
              </w:rPr>
            </w:pPr>
            <w:r w:rsidRPr="13F5212B">
              <w:rPr>
                <w:rFonts w:ascii="Tele-GroteskNor" w:hAnsi="Tele-GroteskNor"/>
                <w:b/>
                <w:bCs/>
                <w:sz w:val="24"/>
                <w:szCs w:val="24"/>
                <w:lang w:val="en-GB"/>
              </w:rPr>
              <w:t xml:space="preserve">HR data: </w:t>
            </w:r>
            <w:r w:rsidR="00EF36D1" w:rsidRPr="13F5212B">
              <w:rPr>
                <w:rFonts w:ascii="Tele-GroteskNor" w:hAnsi="Tele-GroteskNor"/>
                <w:b/>
                <w:bCs/>
                <w:sz w:val="24"/>
                <w:szCs w:val="24"/>
                <w:lang w:val="en-GB"/>
              </w:rPr>
              <w:t>Payroll and salary records</w:t>
            </w:r>
          </w:p>
        </w:tc>
      </w:tr>
      <w:tr w:rsidR="00EF36D1" w:rsidRPr="002C49DD" w14:paraId="19B28A61" w14:textId="77777777" w:rsidTr="13F5212B">
        <w:tc>
          <w:tcPr>
            <w:tcW w:w="2689" w:type="dxa"/>
            <w:shd w:val="clear" w:color="auto" w:fill="BFBFBF" w:themeFill="background1" w:themeFillShade="BF"/>
          </w:tcPr>
          <w:p w14:paraId="25A28DEB"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682B42B7"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5EAB5838"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6E645234"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Reference</w:t>
            </w:r>
          </w:p>
        </w:tc>
      </w:tr>
      <w:tr w:rsidR="00EF36D1" w:rsidRPr="007D3830" w14:paraId="292F1F51" w14:textId="77777777" w:rsidTr="13F5212B">
        <w:tc>
          <w:tcPr>
            <w:tcW w:w="2689" w:type="dxa"/>
          </w:tcPr>
          <w:p w14:paraId="18653750" w14:textId="77777777" w:rsidR="00EF36D1" w:rsidRPr="002C49DD" w:rsidRDefault="00EF36D1" w:rsidP="00EF36D1">
            <w:pPr>
              <w:rPr>
                <w:rFonts w:ascii="Tele-GroteskNor" w:hAnsi="Tele-GroteskNor"/>
                <w:lang w:val="en-GB"/>
              </w:rPr>
            </w:pPr>
            <w:r>
              <w:rPr>
                <w:rFonts w:ascii="Tele-GroteskNor" w:hAnsi="Tele-GroteskNor"/>
                <w:lang w:val="en-GB"/>
              </w:rPr>
              <w:lastRenderedPageBreak/>
              <w:t>Records relating to hours worked and payments made</w:t>
            </w:r>
          </w:p>
        </w:tc>
        <w:tc>
          <w:tcPr>
            <w:tcW w:w="2267" w:type="dxa"/>
          </w:tcPr>
          <w:p w14:paraId="7E07C89B" w14:textId="77777777" w:rsidR="00EF36D1" w:rsidRPr="002C49DD" w:rsidRDefault="00EF36D1" w:rsidP="00EF36D1">
            <w:pPr>
              <w:rPr>
                <w:rFonts w:ascii="Tele-GroteskNor" w:hAnsi="Tele-GroteskNor"/>
                <w:lang w:val="en-GB"/>
              </w:rPr>
            </w:pPr>
            <w:r>
              <w:rPr>
                <w:rFonts w:ascii="Tele-GroteskNor" w:hAnsi="Tele-GroteskNor"/>
                <w:lang w:val="en-GB"/>
              </w:rPr>
              <w:t>7 years</w:t>
            </w:r>
          </w:p>
        </w:tc>
        <w:tc>
          <w:tcPr>
            <w:tcW w:w="2610" w:type="dxa"/>
          </w:tcPr>
          <w:p w14:paraId="0BA7ECA1" w14:textId="47E0A74A" w:rsidR="00EF36D1" w:rsidRPr="002C49DD" w:rsidRDefault="00EF36D1" w:rsidP="00EF36D1">
            <w:pPr>
              <w:rPr>
                <w:rFonts w:ascii="Tele-GroteskNor" w:hAnsi="Tele-GroteskNor"/>
                <w:lang w:val="en-GB"/>
              </w:rPr>
            </w:pPr>
            <w:r>
              <w:rPr>
                <w:rFonts w:ascii="Tele-GroteskNor" w:hAnsi="Tele-GroteskNor"/>
                <w:lang w:val="en-GB"/>
              </w:rPr>
              <w:t>Pa</w:t>
            </w:r>
            <w:r w:rsidR="00DB1A50">
              <w:rPr>
                <w:rFonts w:ascii="Tele-GroteskNor" w:hAnsi="Tele-GroteskNor"/>
                <w:lang w:val="en-GB"/>
              </w:rPr>
              <w:t>p</w:t>
            </w:r>
            <w:r>
              <w:rPr>
                <w:rFonts w:ascii="Tele-GroteskNor" w:hAnsi="Tele-GroteskNor"/>
                <w:lang w:val="en-GB"/>
              </w:rPr>
              <w:t>er or electronic</w:t>
            </w:r>
          </w:p>
        </w:tc>
        <w:tc>
          <w:tcPr>
            <w:tcW w:w="2352" w:type="dxa"/>
          </w:tcPr>
          <w:p w14:paraId="442D9BF4" w14:textId="77777777" w:rsidR="00EF36D1" w:rsidRDefault="00EF36D1" w:rsidP="00EF36D1">
            <w:pPr>
              <w:rPr>
                <w:rFonts w:ascii="Tele-GroteskNor" w:hAnsi="Tele-GroteskNor"/>
                <w:lang w:val="en-GB"/>
              </w:rPr>
            </w:pPr>
            <w:r>
              <w:rPr>
                <w:rFonts w:ascii="Tele-GroteskNor" w:hAnsi="Tele-GroteskNor"/>
                <w:lang w:val="en-GB"/>
              </w:rPr>
              <w:t>For Tax purposes</w:t>
            </w:r>
          </w:p>
          <w:p w14:paraId="24C4B3B6" w14:textId="77777777" w:rsidR="00EF36D1" w:rsidRPr="002C49DD" w:rsidRDefault="00EF36D1" w:rsidP="00EF36D1">
            <w:pPr>
              <w:rPr>
                <w:rFonts w:ascii="Tele-GroteskNor" w:hAnsi="Tele-GroteskNor"/>
                <w:lang w:val="en-GB"/>
              </w:rPr>
            </w:pPr>
            <w:r>
              <w:rPr>
                <w:rFonts w:ascii="Tele-GroteskNor" w:hAnsi="Tele-GroteskNor"/>
                <w:lang w:val="en-GB"/>
              </w:rPr>
              <w:t xml:space="preserve">(wet op </w:t>
            </w:r>
            <w:proofErr w:type="spellStart"/>
            <w:r>
              <w:rPr>
                <w:rFonts w:ascii="Tele-GroteskNor" w:hAnsi="Tele-GroteskNor"/>
                <w:lang w:val="en-GB"/>
              </w:rPr>
              <w:t>Loonbelasting</w:t>
            </w:r>
            <w:proofErr w:type="spellEnd"/>
            <w:r>
              <w:rPr>
                <w:rFonts w:ascii="Tele-GroteskNor" w:hAnsi="Tele-GroteskNor"/>
                <w:lang w:val="en-GB"/>
              </w:rPr>
              <w:t>)</w:t>
            </w:r>
          </w:p>
        </w:tc>
      </w:tr>
      <w:tr w:rsidR="00EF36D1" w:rsidRPr="007D3830" w14:paraId="1715146D" w14:textId="77777777" w:rsidTr="13F5212B">
        <w:tc>
          <w:tcPr>
            <w:tcW w:w="2689" w:type="dxa"/>
          </w:tcPr>
          <w:p w14:paraId="0FD123DF" w14:textId="2A14BF3B" w:rsidR="00EF36D1" w:rsidRDefault="00EF36D1" w:rsidP="00EF36D1">
            <w:pPr>
              <w:rPr>
                <w:rFonts w:ascii="Tele-GroteskNor" w:hAnsi="Tele-GroteskNor"/>
                <w:lang w:val="en-GB"/>
              </w:rPr>
            </w:pPr>
            <w:r w:rsidRPr="03E68CE8">
              <w:rPr>
                <w:rFonts w:ascii="Tele-GroteskNor" w:hAnsi="Tele-GroteskNor"/>
                <w:lang w:val="en-GB"/>
              </w:rPr>
              <w:t xml:space="preserve">Wage and salary records </w:t>
            </w:r>
          </w:p>
          <w:p w14:paraId="6559D363" w14:textId="3FB3FC99" w:rsidR="00EF36D1" w:rsidRPr="002C49DD" w:rsidRDefault="00EF36D1" w:rsidP="00EF36D1">
            <w:pPr>
              <w:rPr>
                <w:rFonts w:ascii="Tele-GroteskNor" w:hAnsi="Tele-GroteskNor"/>
                <w:lang w:val="en-GB"/>
              </w:rPr>
            </w:pPr>
            <w:r>
              <w:rPr>
                <w:rFonts w:ascii="Tele-GroteskNor" w:hAnsi="Tele-GroteskNor"/>
                <w:lang w:val="en-GB"/>
              </w:rPr>
              <w:t>(Including overtime, bonuses)</w:t>
            </w:r>
          </w:p>
        </w:tc>
        <w:tc>
          <w:tcPr>
            <w:tcW w:w="2267" w:type="dxa"/>
          </w:tcPr>
          <w:p w14:paraId="420F71B4" w14:textId="77777777" w:rsidR="00EF36D1" w:rsidRPr="002C49DD" w:rsidRDefault="00EF36D1" w:rsidP="00EF36D1">
            <w:pPr>
              <w:rPr>
                <w:rFonts w:ascii="Tele-GroteskNor" w:hAnsi="Tele-GroteskNor"/>
                <w:lang w:val="en-GB"/>
              </w:rPr>
            </w:pPr>
            <w:r>
              <w:rPr>
                <w:rFonts w:ascii="Tele-GroteskNor" w:hAnsi="Tele-GroteskNor"/>
                <w:lang w:val="en-GB"/>
              </w:rPr>
              <w:t>7 years</w:t>
            </w:r>
          </w:p>
        </w:tc>
        <w:tc>
          <w:tcPr>
            <w:tcW w:w="2610" w:type="dxa"/>
          </w:tcPr>
          <w:p w14:paraId="6589E014" w14:textId="77777777" w:rsidR="00EF36D1" w:rsidRPr="002C49DD"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7566495C" w14:textId="77777777" w:rsidR="00EF36D1" w:rsidRDefault="00EF36D1" w:rsidP="00EF36D1">
            <w:pPr>
              <w:rPr>
                <w:rFonts w:ascii="Tele-GroteskNor" w:hAnsi="Tele-GroteskNor"/>
                <w:lang w:val="en-GB"/>
              </w:rPr>
            </w:pPr>
            <w:r>
              <w:rPr>
                <w:rFonts w:ascii="Tele-GroteskNor" w:hAnsi="Tele-GroteskNor"/>
                <w:lang w:val="en-GB"/>
              </w:rPr>
              <w:t>For Tax purposes</w:t>
            </w:r>
          </w:p>
          <w:p w14:paraId="7019566A" w14:textId="77777777" w:rsidR="00EF36D1" w:rsidRPr="002C49DD" w:rsidRDefault="00EF36D1" w:rsidP="00EF36D1">
            <w:pPr>
              <w:rPr>
                <w:rFonts w:ascii="Tele-GroteskNor" w:hAnsi="Tele-GroteskNor"/>
                <w:lang w:val="en-GB"/>
              </w:rPr>
            </w:pPr>
            <w:r>
              <w:rPr>
                <w:rFonts w:ascii="Tele-GroteskNor" w:hAnsi="Tele-GroteskNor"/>
                <w:lang w:val="en-GB"/>
              </w:rPr>
              <w:t xml:space="preserve">(wet op </w:t>
            </w:r>
            <w:proofErr w:type="spellStart"/>
            <w:r>
              <w:rPr>
                <w:rFonts w:ascii="Tele-GroteskNor" w:hAnsi="Tele-GroteskNor"/>
                <w:lang w:val="en-GB"/>
              </w:rPr>
              <w:t>Loonbelasting</w:t>
            </w:r>
            <w:proofErr w:type="spellEnd"/>
            <w:r>
              <w:rPr>
                <w:rFonts w:ascii="Tele-GroteskNor" w:hAnsi="Tele-GroteskNor"/>
                <w:lang w:val="en-GB"/>
              </w:rPr>
              <w:t>)</w:t>
            </w:r>
          </w:p>
        </w:tc>
      </w:tr>
      <w:tr w:rsidR="00EF36D1" w:rsidRPr="00CE517B" w14:paraId="0D204399" w14:textId="77777777" w:rsidTr="13F5212B">
        <w:tc>
          <w:tcPr>
            <w:tcW w:w="2689" w:type="dxa"/>
          </w:tcPr>
          <w:p w14:paraId="1EBD4D13" w14:textId="77777777" w:rsidR="00EF36D1" w:rsidRDefault="00EF36D1" w:rsidP="00EF36D1">
            <w:pPr>
              <w:rPr>
                <w:rFonts w:ascii="Tele-GroteskNor" w:hAnsi="Tele-GroteskNor"/>
                <w:lang w:val="en-GB"/>
              </w:rPr>
            </w:pPr>
            <w:r>
              <w:rPr>
                <w:rFonts w:ascii="Tele-GroteskNor" w:hAnsi="Tele-GroteskNor"/>
                <w:lang w:val="en-GB"/>
              </w:rPr>
              <w:t>Statutory Maternity, paternity Pay records.</w:t>
            </w:r>
          </w:p>
        </w:tc>
        <w:tc>
          <w:tcPr>
            <w:tcW w:w="2267" w:type="dxa"/>
          </w:tcPr>
          <w:p w14:paraId="5F42A393" w14:textId="77777777" w:rsidR="00EF36D1" w:rsidRDefault="00EF36D1" w:rsidP="00EF36D1">
            <w:pPr>
              <w:rPr>
                <w:rFonts w:ascii="Tele-GroteskNor" w:hAnsi="Tele-GroteskNor"/>
                <w:lang w:val="en-GB"/>
              </w:rPr>
            </w:pPr>
            <w:r>
              <w:rPr>
                <w:rFonts w:ascii="Tele-GroteskNor" w:hAnsi="Tele-GroteskNor"/>
                <w:lang w:val="en-GB"/>
              </w:rPr>
              <w:t>7 years</w:t>
            </w:r>
          </w:p>
        </w:tc>
        <w:tc>
          <w:tcPr>
            <w:tcW w:w="2610" w:type="dxa"/>
          </w:tcPr>
          <w:p w14:paraId="1A8A17CB" w14:textId="77777777" w:rsidR="00EF36D1"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3EBF94F9" w14:textId="77777777" w:rsidR="00EF36D1" w:rsidRPr="00EF36D1" w:rsidRDefault="00EF36D1" w:rsidP="00EF36D1">
            <w:pPr>
              <w:rPr>
                <w:rFonts w:ascii="Tele-GroteskNor" w:hAnsi="Tele-GroteskNor"/>
              </w:rPr>
            </w:pPr>
            <w:r w:rsidRPr="00EF36D1">
              <w:rPr>
                <w:rFonts w:ascii="Tele-GroteskNor" w:hAnsi="Tele-GroteskNor"/>
              </w:rPr>
              <w:t>Zwangerschapsuitkering (WAZO)</w:t>
            </w:r>
            <w:r w:rsidRPr="00EF36D1">
              <w:rPr>
                <w:rFonts w:ascii="Verdana" w:hAnsi="Verdana"/>
                <w:color w:val="000000"/>
                <w:sz w:val="21"/>
                <w:szCs w:val="21"/>
              </w:rPr>
              <w:t xml:space="preserve"> </w:t>
            </w:r>
            <w:r w:rsidRPr="00EF36D1">
              <w:rPr>
                <w:rFonts w:ascii="Verdana" w:hAnsi="Verdana"/>
                <w:color w:val="000000"/>
                <w:sz w:val="21"/>
                <w:szCs w:val="21"/>
              </w:rPr>
              <w:br/>
            </w:r>
            <w:r w:rsidRPr="00EF36D1">
              <w:rPr>
                <w:rFonts w:ascii="Tele-GroteskNor" w:hAnsi="Tele-GroteskNor"/>
              </w:rPr>
              <w:t xml:space="preserve">For Tax </w:t>
            </w:r>
            <w:proofErr w:type="spellStart"/>
            <w:r w:rsidRPr="00EF36D1">
              <w:rPr>
                <w:rFonts w:ascii="Tele-GroteskNor" w:hAnsi="Tele-GroteskNor"/>
              </w:rPr>
              <w:t>purposes</w:t>
            </w:r>
            <w:proofErr w:type="spellEnd"/>
          </w:p>
          <w:p w14:paraId="56C2E035" w14:textId="77777777" w:rsidR="00EF36D1" w:rsidRPr="00EF36D1" w:rsidRDefault="00EF36D1" w:rsidP="00EF36D1">
            <w:pPr>
              <w:rPr>
                <w:rFonts w:ascii="Tele-GroteskNor" w:hAnsi="Tele-GroteskNor"/>
              </w:rPr>
            </w:pPr>
            <w:r w:rsidRPr="00EF36D1">
              <w:rPr>
                <w:rFonts w:ascii="Tele-GroteskNor" w:hAnsi="Tele-GroteskNor"/>
              </w:rPr>
              <w:t>(wet op Loonbelasting)</w:t>
            </w:r>
          </w:p>
        </w:tc>
      </w:tr>
      <w:tr w:rsidR="00EF36D1" w:rsidRPr="002C49DD" w14:paraId="51F4302C" w14:textId="77777777" w:rsidTr="13F5212B">
        <w:tc>
          <w:tcPr>
            <w:tcW w:w="2689" w:type="dxa"/>
          </w:tcPr>
          <w:p w14:paraId="29CDFF1A" w14:textId="77777777" w:rsidR="00EF36D1" w:rsidRDefault="00EF36D1" w:rsidP="00EF36D1">
            <w:pPr>
              <w:rPr>
                <w:rFonts w:ascii="Tele-GroteskNor" w:hAnsi="Tele-GroteskNor"/>
                <w:lang w:val="en-GB"/>
              </w:rPr>
            </w:pPr>
            <w:r>
              <w:rPr>
                <w:rFonts w:ascii="Tele-GroteskNor" w:hAnsi="Tele-GroteskNor"/>
                <w:lang w:val="en-GB"/>
              </w:rPr>
              <w:t>Retirement/Pension benefit Scheme</w:t>
            </w:r>
          </w:p>
        </w:tc>
        <w:tc>
          <w:tcPr>
            <w:tcW w:w="2267" w:type="dxa"/>
          </w:tcPr>
          <w:p w14:paraId="5EC05CF6" w14:textId="77777777" w:rsidR="00EF36D1" w:rsidRDefault="00EF36D1" w:rsidP="00EF36D1">
            <w:pPr>
              <w:rPr>
                <w:rFonts w:ascii="Tele-GroteskNor" w:hAnsi="Tele-GroteskNor"/>
                <w:lang w:val="en-GB"/>
              </w:rPr>
            </w:pPr>
            <w:r>
              <w:rPr>
                <w:rFonts w:ascii="Tele-GroteskNor" w:hAnsi="Tele-GroteskNor"/>
                <w:lang w:val="en-GB"/>
              </w:rPr>
              <w:t>7 years after end of employment</w:t>
            </w:r>
          </w:p>
        </w:tc>
        <w:tc>
          <w:tcPr>
            <w:tcW w:w="2610" w:type="dxa"/>
          </w:tcPr>
          <w:p w14:paraId="14BB4560" w14:textId="77777777" w:rsidR="00EF36D1"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6F613EF3" w14:textId="77777777" w:rsidR="00EF36D1" w:rsidRDefault="00EF36D1" w:rsidP="00EF36D1">
            <w:pPr>
              <w:rPr>
                <w:rFonts w:ascii="Tele-GroteskNor" w:hAnsi="Tele-GroteskNor"/>
                <w:lang w:val="en-GB"/>
              </w:rPr>
            </w:pPr>
            <w:r>
              <w:rPr>
                <w:rFonts w:ascii="Tele-GroteskNor" w:hAnsi="Tele-GroteskNor"/>
                <w:lang w:val="en-GB"/>
              </w:rPr>
              <w:t>For Tax purposes</w:t>
            </w:r>
          </w:p>
          <w:p w14:paraId="00B8F0A2" w14:textId="77777777" w:rsidR="00EF36D1" w:rsidRDefault="00EF36D1" w:rsidP="00EF36D1">
            <w:pPr>
              <w:rPr>
                <w:rFonts w:ascii="Tele-GroteskNor" w:hAnsi="Tele-GroteskNor"/>
                <w:lang w:val="en-GB"/>
              </w:rPr>
            </w:pPr>
          </w:p>
        </w:tc>
      </w:tr>
      <w:tr w:rsidR="00EF36D1" w:rsidRPr="003629DA" w14:paraId="2C59267F" w14:textId="77777777" w:rsidTr="13F5212B">
        <w:tc>
          <w:tcPr>
            <w:tcW w:w="2689" w:type="dxa"/>
          </w:tcPr>
          <w:p w14:paraId="1FE8E01A" w14:textId="77777777" w:rsidR="00EF36D1" w:rsidRDefault="00EF36D1" w:rsidP="00EF36D1">
            <w:pPr>
              <w:rPr>
                <w:rFonts w:ascii="Tele-GroteskNor" w:hAnsi="Tele-GroteskNor"/>
                <w:lang w:val="en-GB"/>
              </w:rPr>
            </w:pPr>
            <w:r>
              <w:rPr>
                <w:rFonts w:ascii="Tele-GroteskNor" w:hAnsi="Tele-GroteskNor"/>
                <w:lang w:val="en-GB"/>
              </w:rPr>
              <w:t xml:space="preserve"> Wage bill (</w:t>
            </w:r>
            <w:proofErr w:type="spellStart"/>
            <w:r>
              <w:rPr>
                <w:rFonts w:ascii="Tele-GroteskNor" w:hAnsi="Tele-GroteskNor"/>
                <w:lang w:val="en-GB"/>
              </w:rPr>
              <w:t>Loonbeslag</w:t>
            </w:r>
            <w:proofErr w:type="spellEnd"/>
            <w:r>
              <w:rPr>
                <w:rFonts w:ascii="Tele-GroteskNor" w:hAnsi="Tele-GroteskNor"/>
                <w:lang w:val="en-GB"/>
              </w:rPr>
              <w:t>)</w:t>
            </w:r>
          </w:p>
        </w:tc>
        <w:tc>
          <w:tcPr>
            <w:tcW w:w="2267" w:type="dxa"/>
          </w:tcPr>
          <w:p w14:paraId="43EA1BC3" w14:textId="77777777" w:rsidR="00EF36D1" w:rsidRDefault="00EF36D1" w:rsidP="00EF36D1">
            <w:pPr>
              <w:rPr>
                <w:rFonts w:ascii="Tele-GroteskNor" w:hAnsi="Tele-GroteskNor"/>
                <w:lang w:val="en-GB"/>
              </w:rPr>
            </w:pPr>
            <w:r>
              <w:rPr>
                <w:rFonts w:ascii="Tele-GroteskNor" w:hAnsi="Tele-GroteskNor"/>
                <w:lang w:val="en-GB"/>
              </w:rPr>
              <w:t xml:space="preserve">Duration of the wage bill;  </w:t>
            </w:r>
          </w:p>
        </w:tc>
        <w:tc>
          <w:tcPr>
            <w:tcW w:w="2610" w:type="dxa"/>
          </w:tcPr>
          <w:p w14:paraId="0737EB46" w14:textId="77777777" w:rsidR="00EF36D1"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07499155" w14:textId="77777777" w:rsidR="00EF36D1" w:rsidRDefault="00EF36D1" w:rsidP="00EF36D1">
            <w:pPr>
              <w:rPr>
                <w:rFonts w:ascii="Tele-GroteskNor" w:hAnsi="Tele-GroteskNor"/>
                <w:lang w:val="en-GB"/>
              </w:rPr>
            </w:pPr>
          </w:p>
        </w:tc>
      </w:tr>
    </w:tbl>
    <w:p w14:paraId="7326ADF3" w14:textId="77777777" w:rsidR="00EF36D1" w:rsidRDefault="00EF36D1" w:rsidP="00EF36D1">
      <w:pPr>
        <w:rPr>
          <w:rFonts w:ascii="Tele-GroteskNor" w:hAnsi="Tele-GroteskNor"/>
        </w:rPr>
      </w:pPr>
    </w:p>
    <w:tbl>
      <w:tblPr>
        <w:tblStyle w:val="TableGrid"/>
        <w:tblW w:w="9918" w:type="dxa"/>
        <w:tblLayout w:type="fixed"/>
        <w:tblLook w:val="04A0" w:firstRow="1" w:lastRow="0" w:firstColumn="1" w:lastColumn="0" w:noHBand="0" w:noVBand="1"/>
      </w:tblPr>
      <w:tblGrid>
        <w:gridCol w:w="2689"/>
        <w:gridCol w:w="2267"/>
        <w:gridCol w:w="2610"/>
        <w:gridCol w:w="2352"/>
      </w:tblGrid>
      <w:tr w:rsidR="00EF36D1" w:rsidRPr="002C49DD" w14:paraId="57D7B92D" w14:textId="77777777" w:rsidTr="13F5212B">
        <w:tc>
          <w:tcPr>
            <w:tcW w:w="9918" w:type="dxa"/>
            <w:gridSpan w:val="4"/>
            <w:shd w:val="clear" w:color="auto" w:fill="BFBFBF" w:themeFill="background1" w:themeFillShade="BF"/>
          </w:tcPr>
          <w:p w14:paraId="5B4742BA" w14:textId="4DCF3CD3" w:rsidR="00EF36D1" w:rsidRPr="002C49DD" w:rsidRDefault="00EF36D1" w:rsidP="00EF36D1">
            <w:r w:rsidRPr="13F5212B">
              <w:rPr>
                <w:rFonts w:ascii="Tele-GroteskNor" w:hAnsi="Tele-GroteskNor"/>
                <w:b/>
                <w:bCs/>
                <w:sz w:val="24"/>
                <w:szCs w:val="24"/>
                <w:lang w:val="en-GB"/>
              </w:rPr>
              <w:t xml:space="preserve">Financial </w:t>
            </w:r>
            <w:r w:rsidR="3AD91223" w:rsidRPr="13F5212B">
              <w:rPr>
                <w:rFonts w:ascii="Tele-GroteskNor" w:hAnsi="Tele-GroteskNor"/>
                <w:b/>
                <w:bCs/>
                <w:sz w:val="24"/>
                <w:szCs w:val="24"/>
                <w:lang w:val="en-GB"/>
              </w:rPr>
              <w:t>data</w:t>
            </w:r>
          </w:p>
        </w:tc>
      </w:tr>
      <w:tr w:rsidR="00EF36D1" w:rsidRPr="002C49DD" w14:paraId="78EE4901" w14:textId="77777777" w:rsidTr="13F5212B">
        <w:tc>
          <w:tcPr>
            <w:tcW w:w="2689" w:type="dxa"/>
            <w:shd w:val="clear" w:color="auto" w:fill="BFBFBF" w:themeFill="background1" w:themeFillShade="BF"/>
          </w:tcPr>
          <w:p w14:paraId="09E7EADD"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2129C8E6"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5B0CE443"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189DCDD6"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Reference</w:t>
            </w:r>
          </w:p>
        </w:tc>
      </w:tr>
      <w:tr w:rsidR="00EF36D1" w:rsidRPr="00262C95" w14:paraId="09CAF1C9" w14:textId="77777777" w:rsidTr="13F5212B">
        <w:trPr>
          <w:trHeight w:val="106"/>
        </w:trPr>
        <w:tc>
          <w:tcPr>
            <w:tcW w:w="2689" w:type="dxa"/>
          </w:tcPr>
          <w:p w14:paraId="6873A964" w14:textId="77777777" w:rsidR="00EF36D1" w:rsidRPr="002C49DD" w:rsidRDefault="00EF36D1" w:rsidP="00EF36D1">
            <w:pPr>
              <w:rPr>
                <w:rFonts w:ascii="Tele-GroteskNor" w:hAnsi="Tele-GroteskNor"/>
                <w:lang w:val="en-GB"/>
              </w:rPr>
            </w:pPr>
            <w:r>
              <w:rPr>
                <w:rFonts w:ascii="Tele-GroteskNor" w:hAnsi="Tele-GroteskNor"/>
                <w:lang w:val="en-GB"/>
              </w:rPr>
              <w:t>Supplier Contracts</w:t>
            </w:r>
          </w:p>
        </w:tc>
        <w:tc>
          <w:tcPr>
            <w:tcW w:w="2267" w:type="dxa"/>
          </w:tcPr>
          <w:p w14:paraId="38364F40" w14:textId="77777777" w:rsidR="00EF36D1" w:rsidRDefault="00EF36D1" w:rsidP="00EF36D1">
            <w:pPr>
              <w:rPr>
                <w:rFonts w:ascii="Tele-GroteskNor" w:hAnsi="Tele-GroteskNor"/>
                <w:lang w:val="en-GB"/>
              </w:rPr>
            </w:pPr>
            <w:r>
              <w:rPr>
                <w:rFonts w:ascii="Tele-GroteskNor" w:hAnsi="Tele-GroteskNor"/>
                <w:lang w:val="en-GB"/>
              </w:rPr>
              <w:t>7 years after termination of the contract</w:t>
            </w:r>
          </w:p>
        </w:tc>
        <w:tc>
          <w:tcPr>
            <w:tcW w:w="2610" w:type="dxa"/>
          </w:tcPr>
          <w:p w14:paraId="168B0FA3" w14:textId="77777777" w:rsidR="00EF36D1" w:rsidRPr="00930F4A"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6FE39B55" w14:textId="77777777" w:rsidR="00EF36D1" w:rsidRPr="002C49DD" w:rsidRDefault="00EF36D1" w:rsidP="00EF36D1">
            <w:pPr>
              <w:rPr>
                <w:rFonts w:ascii="Tele-GroteskNor" w:hAnsi="Tele-GroteskNor"/>
                <w:lang w:val="en-GB"/>
              </w:rPr>
            </w:pPr>
          </w:p>
        </w:tc>
      </w:tr>
      <w:tr w:rsidR="00EF36D1" w:rsidRPr="00F23D6E" w14:paraId="5245D449" w14:textId="77777777" w:rsidTr="13F5212B">
        <w:trPr>
          <w:trHeight w:val="106"/>
        </w:trPr>
        <w:tc>
          <w:tcPr>
            <w:tcW w:w="2689" w:type="dxa"/>
          </w:tcPr>
          <w:p w14:paraId="49AA60B2" w14:textId="77777777" w:rsidR="00EF36D1" w:rsidRPr="002C49DD" w:rsidRDefault="00EF36D1" w:rsidP="00EF36D1">
            <w:pPr>
              <w:rPr>
                <w:rFonts w:ascii="Tele-GroteskNor" w:hAnsi="Tele-GroteskNor"/>
                <w:lang w:val="en-GB"/>
              </w:rPr>
            </w:pPr>
            <w:r>
              <w:rPr>
                <w:rFonts w:ascii="Tele-GroteskNor" w:hAnsi="Tele-GroteskNor"/>
                <w:lang w:val="en-GB"/>
              </w:rPr>
              <w:t>Purchase Invoices</w:t>
            </w:r>
          </w:p>
        </w:tc>
        <w:tc>
          <w:tcPr>
            <w:tcW w:w="2267" w:type="dxa"/>
          </w:tcPr>
          <w:p w14:paraId="284C5ABE" w14:textId="77777777" w:rsidR="00EF36D1" w:rsidRDefault="00EF36D1" w:rsidP="00EF36D1">
            <w:pPr>
              <w:rPr>
                <w:rFonts w:ascii="Tele-GroteskNor" w:hAnsi="Tele-GroteskNor"/>
                <w:lang w:val="en-GB"/>
              </w:rPr>
            </w:pPr>
            <w:r>
              <w:rPr>
                <w:rFonts w:ascii="Tele-GroteskNor" w:hAnsi="Tele-GroteskNor"/>
                <w:lang w:val="en-GB"/>
              </w:rPr>
              <w:t>7 years</w:t>
            </w:r>
          </w:p>
        </w:tc>
        <w:tc>
          <w:tcPr>
            <w:tcW w:w="2610" w:type="dxa"/>
          </w:tcPr>
          <w:p w14:paraId="1441E8D8" w14:textId="77777777" w:rsidR="00EF36D1" w:rsidRPr="00930F4A"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3F8E5453" w14:textId="77777777" w:rsidR="00EF36D1" w:rsidRPr="00F23D6E" w:rsidRDefault="00EF36D1" w:rsidP="00EF36D1">
            <w:pPr>
              <w:rPr>
                <w:rFonts w:ascii="Tele-GroteskNor" w:hAnsi="Tele-GroteskNor"/>
              </w:rPr>
            </w:pPr>
          </w:p>
        </w:tc>
      </w:tr>
      <w:tr w:rsidR="00EF36D1" w:rsidRPr="002C49DD" w14:paraId="0D74254C" w14:textId="77777777" w:rsidTr="13F5212B">
        <w:tc>
          <w:tcPr>
            <w:tcW w:w="2689" w:type="dxa"/>
          </w:tcPr>
          <w:p w14:paraId="5BEDD015" w14:textId="77777777" w:rsidR="00EF36D1" w:rsidRPr="002C49DD" w:rsidRDefault="00EF36D1" w:rsidP="00EF36D1">
            <w:pPr>
              <w:rPr>
                <w:rFonts w:ascii="Tele-GroteskNor" w:hAnsi="Tele-GroteskNor"/>
                <w:lang w:val="en-GB"/>
              </w:rPr>
            </w:pPr>
            <w:r>
              <w:rPr>
                <w:rFonts w:ascii="Tele-GroteskNor" w:hAnsi="Tele-GroteskNor"/>
                <w:lang w:val="en-GB"/>
              </w:rPr>
              <w:t>Credit cards receipt</w:t>
            </w:r>
          </w:p>
        </w:tc>
        <w:tc>
          <w:tcPr>
            <w:tcW w:w="2267" w:type="dxa"/>
          </w:tcPr>
          <w:p w14:paraId="4D548E1E" w14:textId="77777777" w:rsidR="00EF36D1" w:rsidRDefault="00EF36D1" w:rsidP="00EF36D1">
            <w:pPr>
              <w:rPr>
                <w:rFonts w:ascii="Tele-GroteskNor" w:hAnsi="Tele-GroteskNor"/>
                <w:lang w:val="en-GB"/>
              </w:rPr>
            </w:pPr>
            <w:r>
              <w:rPr>
                <w:rFonts w:ascii="Tele-GroteskNor" w:hAnsi="Tele-GroteskNor"/>
                <w:lang w:val="en-GB"/>
              </w:rPr>
              <w:t>3 years</w:t>
            </w:r>
          </w:p>
        </w:tc>
        <w:tc>
          <w:tcPr>
            <w:tcW w:w="2610" w:type="dxa"/>
          </w:tcPr>
          <w:p w14:paraId="3FDD0298" w14:textId="77777777" w:rsidR="00EF36D1" w:rsidRPr="00930F4A"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1CB95810" w14:textId="77777777" w:rsidR="00EF36D1" w:rsidRPr="002C49DD" w:rsidRDefault="00EF36D1" w:rsidP="00EF36D1">
            <w:pPr>
              <w:rPr>
                <w:rFonts w:ascii="Tele-GroteskNor" w:hAnsi="Tele-GroteskNor"/>
                <w:lang w:val="en-GB"/>
              </w:rPr>
            </w:pPr>
            <w:r>
              <w:rPr>
                <w:rFonts w:ascii="Tele-GroteskNor" w:hAnsi="Tele-GroteskNor"/>
                <w:lang w:val="en-GB"/>
              </w:rPr>
              <w:t>For Tax purposes</w:t>
            </w:r>
          </w:p>
        </w:tc>
      </w:tr>
      <w:tr w:rsidR="00A0463E" w:rsidRPr="002C49DD" w14:paraId="1AACA4A9" w14:textId="77777777" w:rsidTr="13F5212B">
        <w:tc>
          <w:tcPr>
            <w:tcW w:w="2689" w:type="dxa"/>
          </w:tcPr>
          <w:p w14:paraId="498FE3D5" w14:textId="61FB5130" w:rsidR="00A0463E" w:rsidRPr="00A0463E" w:rsidRDefault="00A0463E" w:rsidP="00A0463E">
            <w:pPr>
              <w:rPr>
                <w:rFonts w:ascii="Tele-GroteskNor" w:hAnsi="Tele-GroteskNor"/>
                <w:lang w:val="en-US"/>
              </w:rPr>
            </w:pPr>
            <w:r>
              <w:rPr>
                <w:rFonts w:ascii="Tele-GroteskNor" w:hAnsi="Tele-GroteskNor"/>
                <w:lang w:val="en-GB"/>
              </w:rPr>
              <w:t xml:space="preserve">Income Tax records and correspondence </w:t>
            </w:r>
          </w:p>
        </w:tc>
        <w:tc>
          <w:tcPr>
            <w:tcW w:w="2267" w:type="dxa"/>
          </w:tcPr>
          <w:p w14:paraId="302440A4" w14:textId="0166877E" w:rsidR="00A0463E" w:rsidRDefault="00A0463E" w:rsidP="00A0463E">
            <w:pPr>
              <w:rPr>
                <w:rFonts w:ascii="Tele-GroteskNor" w:hAnsi="Tele-GroteskNor"/>
              </w:rPr>
            </w:pPr>
            <w:r>
              <w:rPr>
                <w:rFonts w:ascii="Tele-GroteskNor" w:hAnsi="Tele-GroteskNor"/>
                <w:lang w:val="en-GB"/>
              </w:rPr>
              <w:t>7 years</w:t>
            </w:r>
          </w:p>
        </w:tc>
        <w:tc>
          <w:tcPr>
            <w:tcW w:w="2610" w:type="dxa"/>
          </w:tcPr>
          <w:p w14:paraId="79D09A62" w14:textId="55689336" w:rsidR="00A0463E" w:rsidRDefault="00A0463E" w:rsidP="00A0463E">
            <w:pPr>
              <w:rPr>
                <w:rFonts w:ascii="Tele-GroteskNor" w:hAnsi="Tele-GroteskNor"/>
              </w:rPr>
            </w:pPr>
            <w:r>
              <w:rPr>
                <w:rFonts w:ascii="Tele-GroteskNor" w:hAnsi="Tele-GroteskNor"/>
                <w:lang w:val="en-GB"/>
              </w:rPr>
              <w:t>Paper or electronic</w:t>
            </w:r>
          </w:p>
        </w:tc>
        <w:tc>
          <w:tcPr>
            <w:tcW w:w="2352" w:type="dxa"/>
          </w:tcPr>
          <w:p w14:paraId="27E45F6D" w14:textId="77777777" w:rsidR="00A0463E" w:rsidRDefault="00A0463E" w:rsidP="00A0463E">
            <w:pPr>
              <w:rPr>
                <w:rFonts w:ascii="Tele-GroteskNor" w:hAnsi="Tele-GroteskNor"/>
                <w:lang w:val="en-GB"/>
              </w:rPr>
            </w:pPr>
            <w:r>
              <w:rPr>
                <w:rFonts w:ascii="Tele-GroteskNor" w:hAnsi="Tele-GroteskNor"/>
                <w:lang w:val="en-GB"/>
              </w:rPr>
              <w:t>For Tax purposes</w:t>
            </w:r>
          </w:p>
          <w:p w14:paraId="52BF9464" w14:textId="7F2DB19C" w:rsidR="00A0463E" w:rsidRPr="00A0463E" w:rsidRDefault="00A0463E" w:rsidP="00A0463E">
            <w:pPr>
              <w:rPr>
                <w:rFonts w:ascii="Tele-GroteskNor" w:hAnsi="Tele-GroteskNor"/>
                <w:lang w:val="en-US"/>
              </w:rPr>
            </w:pPr>
            <w:r>
              <w:rPr>
                <w:rFonts w:ascii="Tele-GroteskNor" w:hAnsi="Tele-GroteskNor"/>
                <w:lang w:val="en-GB"/>
              </w:rPr>
              <w:t xml:space="preserve">(wet op </w:t>
            </w:r>
            <w:proofErr w:type="spellStart"/>
            <w:r>
              <w:rPr>
                <w:rFonts w:ascii="Tele-GroteskNor" w:hAnsi="Tele-GroteskNor"/>
                <w:lang w:val="en-GB"/>
              </w:rPr>
              <w:t>Loonbelasting</w:t>
            </w:r>
            <w:proofErr w:type="spellEnd"/>
            <w:r>
              <w:rPr>
                <w:rFonts w:ascii="Tele-GroteskNor" w:hAnsi="Tele-GroteskNor"/>
                <w:lang w:val="en-GB"/>
              </w:rPr>
              <w:t>)</w:t>
            </w:r>
          </w:p>
        </w:tc>
      </w:tr>
      <w:tr w:rsidR="000B39C6" w:rsidRPr="002C49DD" w14:paraId="7B3430E6" w14:textId="77777777" w:rsidTr="13F5212B">
        <w:tc>
          <w:tcPr>
            <w:tcW w:w="2689" w:type="dxa"/>
          </w:tcPr>
          <w:p w14:paraId="29DB76BF" w14:textId="77777777" w:rsidR="000B39C6" w:rsidRDefault="000B39C6" w:rsidP="000B39C6">
            <w:pPr>
              <w:rPr>
                <w:rFonts w:ascii="Tele-GroteskNor" w:hAnsi="Tele-GroteskNor"/>
                <w:lang w:val="en-GB"/>
              </w:rPr>
            </w:pPr>
            <w:r w:rsidRPr="03E68CE8">
              <w:rPr>
                <w:rFonts w:ascii="Tele-GroteskNor" w:hAnsi="Tele-GroteskNor"/>
                <w:lang w:val="en-GB"/>
              </w:rPr>
              <w:t xml:space="preserve">Wage and salary records </w:t>
            </w:r>
          </w:p>
          <w:p w14:paraId="29BBC3DA" w14:textId="68C74521" w:rsidR="000B39C6" w:rsidRPr="000B39C6" w:rsidRDefault="000B39C6" w:rsidP="000B39C6">
            <w:pPr>
              <w:rPr>
                <w:rFonts w:ascii="Tele-GroteskNor" w:hAnsi="Tele-GroteskNor"/>
                <w:lang w:val="en-US"/>
              </w:rPr>
            </w:pPr>
            <w:r>
              <w:rPr>
                <w:rFonts w:ascii="Tele-GroteskNor" w:hAnsi="Tele-GroteskNor"/>
                <w:lang w:val="en-GB"/>
              </w:rPr>
              <w:t>(expenses)</w:t>
            </w:r>
          </w:p>
        </w:tc>
        <w:tc>
          <w:tcPr>
            <w:tcW w:w="2267" w:type="dxa"/>
          </w:tcPr>
          <w:p w14:paraId="23553EE4" w14:textId="0BEF3BC0" w:rsidR="000B39C6" w:rsidRDefault="000B39C6" w:rsidP="000B39C6">
            <w:pPr>
              <w:rPr>
                <w:rFonts w:ascii="Tele-GroteskNor" w:hAnsi="Tele-GroteskNor"/>
              </w:rPr>
            </w:pPr>
            <w:r>
              <w:rPr>
                <w:rFonts w:ascii="Tele-GroteskNor" w:hAnsi="Tele-GroteskNor"/>
                <w:lang w:val="en-GB"/>
              </w:rPr>
              <w:t>7 years</w:t>
            </w:r>
          </w:p>
        </w:tc>
        <w:tc>
          <w:tcPr>
            <w:tcW w:w="2610" w:type="dxa"/>
          </w:tcPr>
          <w:p w14:paraId="185A6940" w14:textId="73D3E4C7" w:rsidR="000B39C6" w:rsidRDefault="000B39C6" w:rsidP="000B39C6">
            <w:pPr>
              <w:rPr>
                <w:rFonts w:ascii="Tele-GroteskNor" w:hAnsi="Tele-GroteskNor"/>
              </w:rPr>
            </w:pPr>
            <w:r>
              <w:rPr>
                <w:rFonts w:ascii="Tele-GroteskNor" w:hAnsi="Tele-GroteskNor"/>
                <w:lang w:val="en-GB"/>
              </w:rPr>
              <w:t>Paper or electronic</w:t>
            </w:r>
          </w:p>
        </w:tc>
        <w:tc>
          <w:tcPr>
            <w:tcW w:w="2352" w:type="dxa"/>
          </w:tcPr>
          <w:p w14:paraId="22FC90B1" w14:textId="77777777" w:rsidR="000B39C6" w:rsidRDefault="000B39C6" w:rsidP="000B39C6">
            <w:pPr>
              <w:rPr>
                <w:rFonts w:ascii="Tele-GroteskNor" w:hAnsi="Tele-GroteskNor"/>
                <w:lang w:val="en-GB"/>
              </w:rPr>
            </w:pPr>
            <w:r>
              <w:rPr>
                <w:rFonts w:ascii="Tele-GroteskNor" w:hAnsi="Tele-GroteskNor"/>
                <w:lang w:val="en-GB"/>
              </w:rPr>
              <w:t>For Tax purposes</w:t>
            </w:r>
          </w:p>
          <w:p w14:paraId="5F848D78" w14:textId="4E47AD71" w:rsidR="000B39C6" w:rsidRPr="000B39C6" w:rsidRDefault="000B39C6" w:rsidP="000B39C6">
            <w:pPr>
              <w:rPr>
                <w:rFonts w:ascii="Tele-GroteskNor" w:hAnsi="Tele-GroteskNor"/>
                <w:lang w:val="en-US"/>
              </w:rPr>
            </w:pPr>
            <w:r>
              <w:rPr>
                <w:rFonts w:ascii="Tele-GroteskNor" w:hAnsi="Tele-GroteskNor"/>
                <w:lang w:val="en-GB"/>
              </w:rPr>
              <w:t xml:space="preserve">(wet op </w:t>
            </w:r>
            <w:proofErr w:type="spellStart"/>
            <w:r>
              <w:rPr>
                <w:rFonts w:ascii="Tele-GroteskNor" w:hAnsi="Tele-GroteskNor"/>
                <w:lang w:val="en-GB"/>
              </w:rPr>
              <w:t>Loonbelasting</w:t>
            </w:r>
            <w:proofErr w:type="spellEnd"/>
            <w:r>
              <w:rPr>
                <w:rFonts w:ascii="Tele-GroteskNor" w:hAnsi="Tele-GroteskNor"/>
                <w:lang w:val="en-GB"/>
              </w:rPr>
              <w:t>)</w:t>
            </w:r>
          </w:p>
        </w:tc>
      </w:tr>
    </w:tbl>
    <w:p w14:paraId="3BC79306" w14:textId="77777777" w:rsidR="00EF36D1" w:rsidRPr="009B2419" w:rsidRDefault="00EF36D1" w:rsidP="00EF36D1">
      <w:pPr>
        <w:rPr>
          <w:rFonts w:ascii="Tele-GroteskNor" w:hAnsi="Tele-GroteskNor"/>
        </w:rPr>
      </w:pPr>
    </w:p>
    <w:tbl>
      <w:tblPr>
        <w:tblStyle w:val="TableGrid"/>
        <w:tblW w:w="9918" w:type="dxa"/>
        <w:tblLayout w:type="fixed"/>
        <w:tblLook w:val="04A0" w:firstRow="1" w:lastRow="0" w:firstColumn="1" w:lastColumn="0" w:noHBand="0" w:noVBand="1"/>
      </w:tblPr>
      <w:tblGrid>
        <w:gridCol w:w="2689"/>
        <w:gridCol w:w="2267"/>
        <w:gridCol w:w="2610"/>
        <w:gridCol w:w="2352"/>
      </w:tblGrid>
      <w:tr w:rsidR="00EF36D1" w:rsidRPr="002C49DD" w14:paraId="1B78F67B" w14:textId="77777777" w:rsidTr="00EF36D1">
        <w:tc>
          <w:tcPr>
            <w:tcW w:w="9918" w:type="dxa"/>
            <w:gridSpan w:val="4"/>
            <w:shd w:val="clear" w:color="auto" w:fill="BFBFBF" w:themeFill="background1" w:themeFillShade="BF"/>
          </w:tcPr>
          <w:p w14:paraId="770BD1B5" w14:textId="10D4EF01" w:rsidR="00EF36D1" w:rsidRPr="002C49DD" w:rsidRDefault="002338CB" w:rsidP="00EF36D1">
            <w:pPr>
              <w:rPr>
                <w:rFonts w:ascii="Tele-GroteskNor" w:hAnsi="Tele-GroteskNor"/>
                <w:b/>
                <w:sz w:val="24"/>
                <w:lang w:val="en-GB"/>
              </w:rPr>
            </w:pPr>
            <w:r>
              <w:rPr>
                <w:rFonts w:ascii="Tele-GroteskNor" w:hAnsi="Tele-GroteskNor"/>
                <w:b/>
                <w:sz w:val="24"/>
                <w:lang w:val="en-GB"/>
              </w:rPr>
              <w:t>Guest</w:t>
            </w:r>
            <w:r w:rsidR="00EF36D1">
              <w:rPr>
                <w:rFonts w:ascii="Tele-GroteskNor" w:hAnsi="Tele-GroteskNor"/>
                <w:b/>
                <w:sz w:val="24"/>
                <w:lang w:val="en-GB"/>
              </w:rPr>
              <w:t xml:space="preserve"> </w:t>
            </w:r>
            <w:r w:rsidR="0014580F">
              <w:rPr>
                <w:rFonts w:ascii="Tele-GroteskNor" w:hAnsi="Tele-GroteskNor"/>
                <w:b/>
                <w:sz w:val="24"/>
                <w:lang w:val="en-GB"/>
              </w:rPr>
              <w:t>d</w:t>
            </w:r>
            <w:r w:rsidR="00EF36D1">
              <w:rPr>
                <w:rFonts w:ascii="Tele-GroteskNor" w:hAnsi="Tele-GroteskNor"/>
                <w:b/>
                <w:sz w:val="24"/>
                <w:lang w:val="en-GB"/>
              </w:rPr>
              <w:t>ata</w:t>
            </w:r>
          </w:p>
        </w:tc>
      </w:tr>
      <w:tr w:rsidR="00EF36D1" w:rsidRPr="002C49DD" w14:paraId="64442F20" w14:textId="77777777" w:rsidTr="00EF36D1">
        <w:tc>
          <w:tcPr>
            <w:tcW w:w="2689" w:type="dxa"/>
            <w:shd w:val="clear" w:color="auto" w:fill="BFBFBF" w:themeFill="background1" w:themeFillShade="BF"/>
          </w:tcPr>
          <w:p w14:paraId="0A948B8D"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7FBA62E8"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2C715173"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124E634D" w14:textId="77777777" w:rsidR="00EF36D1" w:rsidRPr="002C49DD" w:rsidRDefault="00EF36D1" w:rsidP="00EF36D1">
            <w:pPr>
              <w:rPr>
                <w:rFonts w:ascii="Tele-GroteskNor" w:hAnsi="Tele-GroteskNor"/>
                <w:b/>
                <w:sz w:val="24"/>
                <w:lang w:val="en-GB"/>
              </w:rPr>
            </w:pPr>
            <w:r w:rsidRPr="002C49DD">
              <w:rPr>
                <w:rFonts w:ascii="Tele-GroteskNor" w:hAnsi="Tele-GroteskNor"/>
                <w:b/>
                <w:sz w:val="24"/>
                <w:lang w:val="en-GB"/>
              </w:rPr>
              <w:t>Reference</w:t>
            </w:r>
          </w:p>
        </w:tc>
      </w:tr>
      <w:tr w:rsidR="00EF36D1" w:rsidRPr="00CE517B" w14:paraId="0BD2691E" w14:textId="77777777" w:rsidTr="00EF36D1">
        <w:tc>
          <w:tcPr>
            <w:tcW w:w="2689" w:type="dxa"/>
          </w:tcPr>
          <w:p w14:paraId="26D0DAA2" w14:textId="77777777" w:rsidR="00EF36D1" w:rsidRPr="002C49DD" w:rsidRDefault="00EF36D1" w:rsidP="00EF36D1">
            <w:pPr>
              <w:rPr>
                <w:rFonts w:ascii="Tele-GroteskNor" w:hAnsi="Tele-GroteskNor"/>
                <w:lang w:val="en-GB"/>
              </w:rPr>
            </w:pPr>
            <w:r>
              <w:rPr>
                <w:rFonts w:ascii="Tele-GroteskNor" w:hAnsi="Tele-GroteskNor"/>
                <w:lang w:val="en-GB"/>
              </w:rPr>
              <w:t xml:space="preserve">Registration Cards </w:t>
            </w:r>
          </w:p>
        </w:tc>
        <w:tc>
          <w:tcPr>
            <w:tcW w:w="2267" w:type="dxa"/>
          </w:tcPr>
          <w:p w14:paraId="356043EE" w14:textId="77777777" w:rsidR="00EF36D1" w:rsidRDefault="00EF36D1" w:rsidP="00EF36D1">
            <w:pPr>
              <w:rPr>
                <w:rFonts w:ascii="Tele-GroteskNor" w:hAnsi="Tele-GroteskNor"/>
                <w:lang w:val="en-GB"/>
              </w:rPr>
            </w:pPr>
            <w:r>
              <w:rPr>
                <w:rFonts w:ascii="Tele-GroteskNor" w:hAnsi="Tele-GroteskNor"/>
                <w:lang w:val="en-GB"/>
              </w:rPr>
              <w:t>1 year</w:t>
            </w:r>
          </w:p>
        </w:tc>
        <w:tc>
          <w:tcPr>
            <w:tcW w:w="2610" w:type="dxa"/>
          </w:tcPr>
          <w:p w14:paraId="491ADB73" w14:textId="77777777" w:rsidR="00EF36D1" w:rsidRPr="00930F4A"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2661AA63" w14:textId="77777777" w:rsidR="00EF36D1" w:rsidRPr="000F5335" w:rsidRDefault="00EF36D1" w:rsidP="00EF36D1">
            <w:pPr>
              <w:rPr>
                <w:rFonts w:ascii="Tele-GroteskNor" w:hAnsi="Tele-GroteskNor"/>
              </w:rPr>
            </w:pPr>
            <w:r w:rsidRPr="000F5335">
              <w:rPr>
                <w:rFonts w:ascii="Tele-GroteskNor" w:hAnsi="Tele-GroteskNor"/>
              </w:rPr>
              <w:t>Nachtregister wetboek van strafrecht a</w:t>
            </w:r>
            <w:r>
              <w:rPr>
                <w:rFonts w:ascii="Tele-GroteskNor" w:hAnsi="Tele-GroteskNor"/>
              </w:rPr>
              <w:t>rt 438 lid 1</w:t>
            </w:r>
          </w:p>
        </w:tc>
      </w:tr>
      <w:tr w:rsidR="00EF36D1" w:rsidRPr="001173BC" w14:paraId="347047A5" w14:textId="77777777" w:rsidTr="00EF36D1">
        <w:tc>
          <w:tcPr>
            <w:tcW w:w="2689" w:type="dxa"/>
          </w:tcPr>
          <w:p w14:paraId="22174C83" w14:textId="77777777" w:rsidR="00EF36D1" w:rsidRPr="002C49DD" w:rsidRDefault="00EF36D1" w:rsidP="00EF36D1">
            <w:pPr>
              <w:rPr>
                <w:rFonts w:ascii="Tele-GroteskNor" w:hAnsi="Tele-GroteskNor"/>
                <w:lang w:val="en-GB"/>
              </w:rPr>
            </w:pPr>
            <w:r>
              <w:rPr>
                <w:rFonts w:ascii="Tele-GroteskNor" w:hAnsi="Tele-GroteskNor"/>
                <w:lang w:val="en-GB"/>
              </w:rPr>
              <w:t>Sales Invoices</w:t>
            </w:r>
          </w:p>
        </w:tc>
        <w:tc>
          <w:tcPr>
            <w:tcW w:w="2267" w:type="dxa"/>
          </w:tcPr>
          <w:p w14:paraId="72DF024C" w14:textId="77777777" w:rsidR="00EF36D1" w:rsidRDefault="00EF36D1" w:rsidP="00EF36D1">
            <w:pPr>
              <w:rPr>
                <w:rFonts w:ascii="Tele-GroteskNor" w:hAnsi="Tele-GroteskNor"/>
                <w:lang w:val="en-GB"/>
              </w:rPr>
            </w:pPr>
            <w:r>
              <w:rPr>
                <w:rFonts w:ascii="Tele-GroteskNor" w:hAnsi="Tele-GroteskNor"/>
                <w:lang w:val="en-GB"/>
              </w:rPr>
              <w:t>7 years</w:t>
            </w:r>
          </w:p>
        </w:tc>
        <w:tc>
          <w:tcPr>
            <w:tcW w:w="2610" w:type="dxa"/>
          </w:tcPr>
          <w:p w14:paraId="70680D1A" w14:textId="77777777" w:rsidR="00EF36D1" w:rsidRPr="00930F4A"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62CB8312" w14:textId="77777777" w:rsidR="00EF36D1" w:rsidRPr="003629DA" w:rsidRDefault="00EF36D1" w:rsidP="00EF36D1">
            <w:pPr>
              <w:rPr>
                <w:rFonts w:ascii="Tele-GroteskNor" w:hAnsi="Tele-GroteskNor"/>
                <w:lang w:val="en-GB"/>
              </w:rPr>
            </w:pPr>
            <w:r>
              <w:rPr>
                <w:rFonts w:ascii="Tele-GroteskNor" w:hAnsi="Tele-GroteskNor"/>
                <w:lang w:val="en-GB"/>
              </w:rPr>
              <w:t>For Tax purposes</w:t>
            </w:r>
          </w:p>
        </w:tc>
      </w:tr>
      <w:tr w:rsidR="00EF36D1" w:rsidRPr="002C49DD" w14:paraId="4825977A" w14:textId="77777777" w:rsidTr="00EF36D1">
        <w:tc>
          <w:tcPr>
            <w:tcW w:w="2689" w:type="dxa"/>
          </w:tcPr>
          <w:p w14:paraId="52795351" w14:textId="77777777" w:rsidR="00EF36D1" w:rsidRPr="002C49DD" w:rsidRDefault="00EF36D1" w:rsidP="00EF36D1">
            <w:pPr>
              <w:rPr>
                <w:rFonts w:ascii="Tele-GroteskNor" w:hAnsi="Tele-GroteskNor"/>
                <w:lang w:val="en-GB"/>
              </w:rPr>
            </w:pPr>
            <w:r>
              <w:rPr>
                <w:rFonts w:ascii="Tele-GroteskNor" w:hAnsi="Tele-GroteskNor"/>
                <w:lang w:val="en-GB"/>
              </w:rPr>
              <w:t>Credit cards receipt</w:t>
            </w:r>
          </w:p>
        </w:tc>
        <w:tc>
          <w:tcPr>
            <w:tcW w:w="2267" w:type="dxa"/>
          </w:tcPr>
          <w:p w14:paraId="137E241E" w14:textId="77777777" w:rsidR="00EF36D1" w:rsidRDefault="00EF36D1" w:rsidP="00EF36D1">
            <w:pPr>
              <w:rPr>
                <w:rFonts w:ascii="Tele-GroteskNor" w:hAnsi="Tele-GroteskNor"/>
                <w:lang w:val="en-GB"/>
              </w:rPr>
            </w:pPr>
            <w:r>
              <w:rPr>
                <w:rFonts w:ascii="Tele-GroteskNor" w:hAnsi="Tele-GroteskNor"/>
                <w:lang w:val="en-GB"/>
              </w:rPr>
              <w:t>3 years</w:t>
            </w:r>
          </w:p>
        </w:tc>
        <w:tc>
          <w:tcPr>
            <w:tcW w:w="2610" w:type="dxa"/>
          </w:tcPr>
          <w:p w14:paraId="693C56A2" w14:textId="77777777" w:rsidR="00EF36D1" w:rsidRPr="00930F4A" w:rsidRDefault="00EF36D1" w:rsidP="00EF36D1">
            <w:pPr>
              <w:rPr>
                <w:rFonts w:ascii="Tele-GroteskNor" w:hAnsi="Tele-GroteskNor"/>
                <w:lang w:val="en-GB"/>
              </w:rPr>
            </w:pPr>
            <w:r>
              <w:rPr>
                <w:rFonts w:ascii="Tele-GroteskNor" w:hAnsi="Tele-GroteskNor"/>
                <w:lang w:val="en-GB"/>
              </w:rPr>
              <w:t>Paper or electronic</w:t>
            </w:r>
          </w:p>
        </w:tc>
        <w:tc>
          <w:tcPr>
            <w:tcW w:w="2352" w:type="dxa"/>
          </w:tcPr>
          <w:p w14:paraId="4AD4667C" w14:textId="77777777" w:rsidR="00EF36D1" w:rsidRDefault="00EF36D1" w:rsidP="00EF36D1">
            <w:pPr>
              <w:rPr>
                <w:rFonts w:ascii="Tele-GroteskNor" w:hAnsi="Tele-GroteskNor"/>
                <w:lang w:val="en-GB"/>
              </w:rPr>
            </w:pPr>
            <w:r>
              <w:rPr>
                <w:rFonts w:ascii="Tele-GroteskNor" w:hAnsi="Tele-GroteskNor"/>
                <w:lang w:val="en-GB"/>
              </w:rPr>
              <w:t>For Tax purposes</w:t>
            </w:r>
          </w:p>
          <w:p w14:paraId="516C7086" w14:textId="77777777" w:rsidR="00EF36D1" w:rsidRPr="002C49DD" w:rsidRDefault="00EF36D1" w:rsidP="00EF36D1">
            <w:pPr>
              <w:rPr>
                <w:rFonts w:ascii="Tele-GroteskNor" w:hAnsi="Tele-GroteskNor"/>
                <w:lang w:val="en-GB"/>
              </w:rPr>
            </w:pPr>
          </w:p>
        </w:tc>
      </w:tr>
      <w:tr w:rsidR="00EF36D1" w:rsidRPr="002C49DD" w14:paraId="6DC604B6" w14:textId="77777777" w:rsidTr="00EF36D1">
        <w:tc>
          <w:tcPr>
            <w:tcW w:w="2689" w:type="dxa"/>
          </w:tcPr>
          <w:p w14:paraId="6530F225" w14:textId="77777777" w:rsidR="00EF36D1" w:rsidRDefault="00EF36D1" w:rsidP="00EF36D1">
            <w:pPr>
              <w:rPr>
                <w:rFonts w:ascii="Tele-GroteskNor" w:hAnsi="Tele-GroteskNor"/>
                <w:lang w:val="en-GB"/>
              </w:rPr>
            </w:pPr>
            <w:r>
              <w:rPr>
                <w:rFonts w:ascii="Tele-GroteskNor" w:hAnsi="Tele-GroteskNor"/>
                <w:lang w:val="en-GB"/>
              </w:rPr>
              <w:t xml:space="preserve">Photos with consent </w:t>
            </w:r>
          </w:p>
          <w:p w14:paraId="21C65294" w14:textId="77777777" w:rsidR="00EF36D1" w:rsidRPr="002C49DD" w:rsidRDefault="00EF36D1" w:rsidP="00EF36D1">
            <w:pPr>
              <w:rPr>
                <w:rFonts w:ascii="Tele-GroteskNor" w:hAnsi="Tele-GroteskNor"/>
                <w:lang w:val="en-GB"/>
              </w:rPr>
            </w:pPr>
          </w:p>
        </w:tc>
        <w:tc>
          <w:tcPr>
            <w:tcW w:w="2267" w:type="dxa"/>
          </w:tcPr>
          <w:p w14:paraId="505AC923" w14:textId="77777777" w:rsidR="00EF36D1" w:rsidRDefault="00EF36D1" w:rsidP="00EF36D1">
            <w:pPr>
              <w:rPr>
                <w:rFonts w:ascii="Tele-GroteskNor" w:hAnsi="Tele-GroteskNor"/>
                <w:lang w:val="en-GB"/>
              </w:rPr>
            </w:pPr>
            <w:r>
              <w:rPr>
                <w:rFonts w:ascii="Tele-GroteskNor" w:hAnsi="Tele-GroteskNor"/>
                <w:lang w:val="en-GB"/>
              </w:rPr>
              <w:t>Until withdrawal</w:t>
            </w:r>
          </w:p>
        </w:tc>
        <w:tc>
          <w:tcPr>
            <w:tcW w:w="2610" w:type="dxa"/>
          </w:tcPr>
          <w:p w14:paraId="45E32798" w14:textId="77777777" w:rsidR="00EF36D1" w:rsidRPr="00930F4A" w:rsidRDefault="00EF36D1" w:rsidP="00EF36D1">
            <w:pPr>
              <w:rPr>
                <w:rFonts w:ascii="Tele-GroteskNor" w:hAnsi="Tele-GroteskNor"/>
                <w:lang w:val="en-GB"/>
              </w:rPr>
            </w:pPr>
            <w:r>
              <w:rPr>
                <w:rFonts w:ascii="Tele-GroteskNor" w:hAnsi="Tele-GroteskNor"/>
                <w:lang w:val="en-GB"/>
              </w:rPr>
              <w:t>Electronic</w:t>
            </w:r>
          </w:p>
        </w:tc>
        <w:tc>
          <w:tcPr>
            <w:tcW w:w="2352" w:type="dxa"/>
          </w:tcPr>
          <w:p w14:paraId="3672D0EE" w14:textId="77777777" w:rsidR="00EF36D1" w:rsidRPr="002C49DD" w:rsidRDefault="00EF36D1" w:rsidP="00EF36D1">
            <w:pPr>
              <w:rPr>
                <w:rFonts w:ascii="Tele-GroteskNor" w:hAnsi="Tele-GroteskNor"/>
                <w:lang w:val="en-GB"/>
              </w:rPr>
            </w:pPr>
            <w:r>
              <w:rPr>
                <w:rFonts w:ascii="Tele-GroteskNor" w:hAnsi="Tele-GroteskNor"/>
                <w:lang w:val="en-GB"/>
              </w:rPr>
              <w:t>GDPR</w:t>
            </w:r>
          </w:p>
        </w:tc>
      </w:tr>
      <w:tr w:rsidR="0014580F" w:rsidRPr="002C49DD" w14:paraId="51EE7DDF" w14:textId="77777777" w:rsidTr="00EF36D1">
        <w:tc>
          <w:tcPr>
            <w:tcW w:w="2689" w:type="dxa"/>
          </w:tcPr>
          <w:p w14:paraId="7E9E5228" w14:textId="38017E5A" w:rsidR="0014580F" w:rsidRDefault="0014580F" w:rsidP="0014580F">
            <w:pPr>
              <w:rPr>
                <w:rFonts w:ascii="Tele-GroteskNor" w:hAnsi="Tele-GroteskNor"/>
              </w:rPr>
            </w:pPr>
            <w:r>
              <w:rPr>
                <w:rFonts w:ascii="Tele-GroteskNor" w:hAnsi="Tele-GroteskNor"/>
                <w:lang w:val="en-GB"/>
              </w:rPr>
              <w:t>CCTV footage</w:t>
            </w:r>
          </w:p>
        </w:tc>
        <w:tc>
          <w:tcPr>
            <w:tcW w:w="2267" w:type="dxa"/>
          </w:tcPr>
          <w:p w14:paraId="1AC2C3DE" w14:textId="177F0A74" w:rsidR="0014580F" w:rsidRDefault="0014580F" w:rsidP="0014580F">
            <w:pPr>
              <w:rPr>
                <w:rFonts w:ascii="Tele-GroteskNor" w:hAnsi="Tele-GroteskNor"/>
              </w:rPr>
            </w:pPr>
            <w:r>
              <w:rPr>
                <w:rFonts w:ascii="Tele-GroteskNor" w:hAnsi="Tele-GroteskNor"/>
                <w:lang w:val="en-GB"/>
              </w:rPr>
              <w:t>72 hours</w:t>
            </w:r>
          </w:p>
        </w:tc>
        <w:tc>
          <w:tcPr>
            <w:tcW w:w="2610" w:type="dxa"/>
          </w:tcPr>
          <w:p w14:paraId="3CE0CE86" w14:textId="723DFEB7" w:rsidR="0014580F" w:rsidRDefault="0014580F" w:rsidP="0014580F">
            <w:pPr>
              <w:rPr>
                <w:rFonts w:ascii="Tele-GroteskNor" w:hAnsi="Tele-GroteskNor"/>
              </w:rPr>
            </w:pPr>
            <w:r>
              <w:rPr>
                <w:rFonts w:ascii="Tele-GroteskNor" w:hAnsi="Tele-GroteskNor"/>
                <w:lang w:val="en-GB"/>
              </w:rPr>
              <w:t>Electronic</w:t>
            </w:r>
          </w:p>
        </w:tc>
        <w:tc>
          <w:tcPr>
            <w:tcW w:w="2352" w:type="dxa"/>
          </w:tcPr>
          <w:p w14:paraId="175FD156" w14:textId="4F619BC1" w:rsidR="0014580F" w:rsidRDefault="0014580F" w:rsidP="0014580F">
            <w:pPr>
              <w:rPr>
                <w:rFonts w:ascii="Tele-GroteskNor" w:hAnsi="Tele-GroteskNor"/>
              </w:rPr>
            </w:pPr>
            <w:r>
              <w:rPr>
                <w:rFonts w:ascii="Tele-GroteskNor" w:hAnsi="Tele-GroteskNor"/>
                <w:lang w:val="en-GB"/>
              </w:rPr>
              <w:t xml:space="preserve">GDRP; CCTV rules </w:t>
            </w:r>
          </w:p>
        </w:tc>
      </w:tr>
    </w:tbl>
    <w:p w14:paraId="60AFBA8B" w14:textId="77777777" w:rsidR="00EF36D1" w:rsidRDefault="00EF36D1" w:rsidP="00EF36D1">
      <w:pPr>
        <w:rPr>
          <w:rFonts w:ascii="Tele-GroteskNor" w:hAnsi="Tele-GroteskNor"/>
          <w:lang w:val="en-US"/>
        </w:rPr>
      </w:pPr>
    </w:p>
    <w:p w14:paraId="0F69A1E9" w14:textId="77777777" w:rsidR="00A45F28" w:rsidRDefault="00A45F28">
      <w:pPr>
        <w:rPr>
          <w:rFonts w:asciiTheme="majorHAnsi" w:eastAsiaTheme="majorEastAsia" w:hAnsiTheme="majorHAnsi" w:cstheme="majorBidi"/>
          <w:color w:val="F0911E" w:themeColor="accent1"/>
          <w:sz w:val="32"/>
          <w:szCs w:val="32"/>
          <w:lang w:eastAsia="nl-NL"/>
        </w:rPr>
      </w:pPr>
      <w:r>
        <w:br w:type="page"/>
      </w:r>
    </w:p>
    <w:p w14:paraId="1D54C40C" w14:textId="57AC7DF9" w:rsidR="00EF36D1" w:rsidRPr="00243C81" w:rsidRDefault="00EF36D1" w:rsidP="00243C81">
      <w:pPr>
        <w:pStyle w:val="Heading1"/>
        <w:numPr>
          <w:ilvl w:val="0"/>
          <w:numId w:val="0"/>
        </w:numPr>
        <w:ind w:left="720" w:hanging="720"/>
        <w:jc w:val="left"/>
      </w:pPr>
      <w:r w:rsidRPr="00243C81">
        <w:lastRenderedPageBreak/>
        <w:t xml:space="preserve">Retention </w:t>
      </w:r>
      <w:r w:rsidR="00F31D23">
        <w:t>periods</w:t>
      </w:r>
      <w:r w:rsidRPr="00243C81">
        <w:t xml:space="preserve"> - Belgium</w:t>
      </w:r>
    </w:p>
    <w:tbl>
      <w:tblPr>
        <w:tblStyle w:val="TableGrid"/>
        <w:tblW w:w="9918" w:type="dxa"/>
        <w:tblLayout w:type="fixed"/>
        <w:tblLook w:val="04A0" w:firstRow="1" w:lastRow="0" w:firstColumn="1" w:lastColumn="0" w:noHBand="0" w:noVBand="1"/>
      </w:tblPr>
      <w:tblGrid>
        <w:gridCol w:w="2689"/>
        <w:gridCol w:w="2267"/>
        <w:gridCol w:w="2610"/>
        <w:gridCol w:w="2352"/>
      </w:tblGrid>
      <w:tr w:rsidR="001C398B" w14:paraId="6FD8A6B3" w14:textId="77777777" w:rsidTr="13F5212B">
        <w:tc>
          <w:tcPr>
            <w:tcW w:w="9918" w:type="dxa"/>
            <w:gridSpan w:val="4"/>
            <w:shd w:val="clear" w:color="auto" w:fill="BFBFBF" w:themeFill="background1" w:themeFillShade="BF"/>
          </w:tcPr>
          <w:p w14:paraId="6885CB64" w14:textId="356602F8" w:rsidR="001C398B" w:rsidRDefault="00A45F28" w:rsidP="006B3B3B">
            <w:r w:rsidRPr="13F5212B">
              <w:rPr>
                <w:rFonts w:ascii="Tele-GroteskNor" w:hAnsi="Tele-GroteskNor"/>
                <w:b/>
                <w:bCs/>
                <w:sz w:val="24"/>
                <w:szCs w:val="24"/>
                <w:lang w:val="en-GB"/>
              </w:rPr>
              <w:t xml:space="preserve">HR data: </w:t>
            </w:r>
            <w:r w:rsidR="72F5D8E0" w:rsidRPr="13F5212B">
              <w:rPr>
                <w:rFonts w:ascii="Tele-GroteskNor" w:hAnsi="Tele-GroteskNor"/>
                <w:b/>
                <w:bCs/>
                <w:sz w:val="24"/>
                <w:szCs w:val="24"/>
                <w:lang w:val="en-GB"/>
              </w:rPr>
              <w:t>Employment records</w:t>
            </w:r>
          </w:p>
        </w:tc>
      </w:tr>
      <w:tr w:rsidR="001C398B" w14:paraId="722289A9" w14:textId="77777777" w:rsidTr="13F5212B">
        <w:tc>
          <w:tcPr>
            <w:tcW w:w="2689" w:type="dxa"/>
            <w:shd w:val="clear" w:color="auto" w:fill="BFBFBF" w:themeFill="background1" w:themeFillShade="BF"/>
          </w:tcPr>
          <w:p w14:paraId="65800607" w14:textId="77777777" w:rsidR="001C398B" w:rsidRDefault="001C398B" w:rsidP="006B3B3B">
            <w:pPr>
              <w:rPr>
                <w:rFonts w:ascii="Tele-GroteskNor" w:hAnsi="Tele-GroteskNor"/>
                <w:b/>
                <w:sz w:val="24"/>
                <w:lang w:val="en-GB"/>
              </w:rPr>
            </w:pPr>
            <w:r>
              <w:rPr>
                <w:rFonts w:ascii="Tele-GroteskNor" w:hAnsi="Tele-GroteskNor"/>
                <w:b/>
                <w:sz w:val="24"/>
                <w:lang w:val="en-GB"/>
              </w:rPr>
              <w:t>Record</w:t>
            </w:r>
          </w:p>
        </w:tc>
        <w:tc>
          <w:tcPr>
            <w:tcW w:w="2267" w:type="dxa"/>
            <w:shd w:val="clear" w:color="auto" w:fill="BFBFBF" w:themeFill="background1" w:themeFillShade="BF"/>
          </w:tcPr>
          <w:p w14:paraId="7B74350C" w14:textId="77777777" w:rsidR="001C398B" w:rsidRDefault="001C398B" w:rsidP="006B3B3B">
            <w:pPr>
              <w:rPr>
                <w:rFonts w:ascii="Tele-GroteskNor" w:hAnsi="Tele-GroteskNor"/>
                <w:b/>
                <w:sz w:val="24"/>
                <w:lang w:val="en-GB"/>
              </w:rPr>
            </w:pPr>
            <w:r>
              <w:rPr>
                <w:rFonts w:ascii="Tele-GroteskNor" w:hAnsi="Tele-GroteskNor"/>
                <w:b/>
                <w:sz w:val="24"/>
                <w:lang w:val="en-GB"/>
              </w:rPr>
              <w:t>Retention period</w:t>
            </w:r>
          </w:p>
        </w:tc>
        <w:tc>
          <w:tcPr>
            <w:tcW w:w="2610" w:type="dxa"/>
            <w:shd w:val="clear" w:color="auto" w:fill="BFBFBF" w:themeFill="background1" w:themeFillShade="BF"/>
          </w:tcPr>
          <w:p w14:paraId="34240CE3" w14:textId="77777777" w:rsidR="001C398B" w:rsidRDefault="001C398B" w:rsidP="006B3B3B">
            <w:pPr>
              <w:rPr>
                <w:rFonts w:ascii="Tele-GroteskNor" w:hAnsi="Tele-GroteskNor"/>
                <w:b/>
                <w:sz w:val="24"/>
                <w:lang w:val="en-GB"/>
              </w:rPr>
            </w:pPr>
            <w:r>
              <w:rPr>
                <w:rFonts w:ascii="Tele-GroteskNor" w:hAnsi="Tele-GroteskNor"/>
                <w:b/>
                <w:sz w:val="24"/>
                <w:lang w:val="en-GB"/>
              </w:rPr>
              <w:t>Storage Format</w:t>
            </w:r>
          </w:p>
        </w:tc>
        <w:tc>
          <w:tcPr>
            <w:tcW w:w="2352" w:type="dxa"/>
            <w:shd w:val="clear" w:color="auto" w:fill="BFBFBF" w:themeFill="background1" w:themeFillShade="BF"/>
          </w:tcPr>
          <w:p w14:paraId="660F404C" w14:textId="77777777" w:rsidR="001C398B" w:rsidRDefault="001C398B" w:rsidP="006B3B3B">
            <w:pPr>
              <w:rPr>
                <w:rFonts w:ascii="Tele-GroteskNor" w:hAnsi="Tele-GroteskNor"/>
                <w:b/>
                <w:sz w:val="24"/>
                <w:lang w:val="en-GB"/>
              </w:rPr>
            </w:pPr>
            <w:r>
              <w:rPr>
                <w:rFonts w:ascii="Tele-GroteskNor" w:hAnsi="Tele-GroteskNor"/>
                <w:b/>
                <w:sz w:val="24"/>
                <w:lang w:val="en-GB"/>
              </w:rPr>
              <w:t>Reference</w:t>
            </w:r>
          </w:p>
        </w:tc>
      </w:tr>
      <w:tr w:rsidR="001C398B" w14:paraId="67424F1E" w14:textId="77777777" w:rsidTr="13F5212B">
        <w:tc>
          <w:tcPr>
            <w:tcW w:w="2689" w:type="dxa"/>
          </w:tcPr>
          <w:p w14:paraId="3208015F" w14:textId="77777777" w:rsidR="001C398B" w:rsidRDefault="001C398B" w:rsidP="006B3B3B">
            <w:pPr>
              <w:rPr>
                <w:rFonts w:ascii="Tele-GroteskNor" w:hAnsi="Tele-GroteskNor"/>
                <w:lang w:val="en-GB"/>
              </w:rPr>
            </w:pPr>
            <w:r>
              <w:rPr>
                <w:rFonts w:ascii="Tele-GroteskNor" w:hAnsi="Tele-GroteskNor"/>
                <w:lang w:val="en-GB"/>
              </w:rPr>
              <w:t>Unsuccessful job Applicant</w:t>
            </w:r>
          </w:p>
          <w:p w14:paraId="78295F6B" w14:textId="77777777" w:rsidR="001C398B" w:rsidRDefault="001C398B"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Contact details</w:t>
            </w:r>
          </w:p>
          <w:p w14:paraId="663E77C4" w14:textId="77777777" w:rsidR="001C398B" w:rsidRDefault="001C398B"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Application forms/letters</w:t>
            </w:r>
          </w:p>
          <w:p w14:paraId="058589A0" w14:textId="77777777" w:rsidR="001C398B" w:rsidRDefault="001C398B"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CVs</w:t>
            </w:r>
          </w:p>
          <w:p w14:paraId="6EFD766B" w14:textId="77777777" w:rsidR="001C398B" w:rsidRDefault="001C398B"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Photo’s</w:t>
            </w:r>
          </w:p>
          <w:p w14:paraId="0CB4E906" w14:textId="77777777" w:rsidR="001C398B" w:rsidRDefault="001C398B" w:rsidP="00C15F41">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Interview notes</w:t>
            </w:r>
          </w:p>
          <w:p w14:paraId="135C524A" w14:textId="77777777" w:rsidR="001C398B" w:rsidRDefault="001C398B" w:rsidP="006B3B3B">
            <w:pPr>
              <w:rPr>
                <w:rFonts w:ascii="Tele-GroteskNor" w:hAnsi="Tele-GroteskNor"/>
                <w:lang w:val="en-GB"/>
              </w:rPr>
            </w:pPr>
          </w:p>
        </w:tc>
        <w:tc>
          <w:tcPr>
            <w:tcW w:w="2267" w:type="dxa"/>
          </w:tcPr>
          <w:p w14:paraId="57CDA2D2" w14:textId="77777777" w:rsidR="001C398B" w:rsidRDefault="001C398B" w:rsidP="006B3B3B">
            <w:pPr>
              <w:rPr>
                <w:rFonts w:ascii="Tele-GroteskNor" w:hAnsi="Tele-GroteskNor"/>
                <w:lang w:val="en-GB"/>
              </w:rPr>
            </w:pPr>
            <w:r>
              <w:rPr>
                <w:rFonts w:ascii="Tele-GroteskNor" w:hAnsi="Tele-GroteskNor"/>
                <w:lang w:val="en-GB"/>
              </w:rPr>
              <w:t xml:space="preserve">No retention obligation. </w:t>
            </w:r>
          </w:p>
          <w:p w14:paraId="06EC2623" w14:textId="77777777" w:rsidR="001C398B" w:rsidRDefault="001C398B" w:rsidP="006B3B3B">
            <w:pPr>
              <w:rPr>
                <w:rFonts w:ascii="Tele-GroteskNor" w:hAnsi="Tele-GroteskNor"/>
                <w:lang w:val="en-GB"/>
              </w:rPr>
            </w:pPr>
          </w:p>
          <w:p w14:paraId="2C7FCA02" w14:textId="77777777" w:rsidR="001C398B" w:rsidRDefault="001C398B" w:rsidP="006B3B3B">
            <w:pPr>
              <w:rPr>
                <w:rFonts w:ascii="Tele-GroteskNor" w:hAnsi="Tele-GroteskNor"/>
                <w:lang w:val="en-GB"/>
              </w:rPr>
            </w:pPr>
            <w:r>
              <w:rPr>
                <w:rFonts w:ascii="Tele-GroteskNor" w:hAnsi="Tele-GroteskNor"/>
                <w:lang w:val="en-GB"/>
              </w:rPr>
              <w:t>Retention could be useful to be able to prove why an applicant was refused, e.g. in case an applicant would invoke discrimination after being refused</w:t>
            </w:r>
          </w:p>
        </w:tc>
        <w:tc>
          <w:tcPr>
            <w:tcW w:w="2610" w:type="dxa"/>
          </w:tcPr>
          <w:p w14:paraId="3D757888" w14:textId="77777777" w:rsidR="001C398B" w:rsidRDefault="001C398B" w:rsidP="006B3B3B">
            <w:pPr>
              <w:rPr>
                <w:rFonts w:ascii="Tele-GroteskNor" w:hAnsi="Tele-GroteskNor"/>
                <w:lang w:val="en-GB"/>
              </w:rPr>
            </w:pPr>
            <w:r>
              <w:rPr>
                <w:rFonts w:ascii="Tele-GroteskNor" w:hAnsi="Tele-GroteskNor"/>
                <w:lang w:val="en-GB"/>
              </w:rPr>
              <w:t>Paper or electronic</w:t>
            </w:r>
          </w:p>
        </w:tc>
        <w:tc>
          <w:tcPr>
            <w:tcW w:w="2352" w:type="dxa"/>
          </w:tcPr>
          <w:p w14:paraId="5E9DD006" w14:textId="77777777" w:rsidR="001C398B" w:rsidRDefault="001C398B" w:rsidP="006B3B3B">
            <w:pPr>
              <w:rPr>
                <w:rFonts w:ascii="Tele-GroteskNor" w:hAnsi="Tele-GroteskNor"/>
                <w:lang w:val="en-GB"/>
              </w:rPr>
            </w:pPr>
            <w:r>
              <w:rPr>
                <w:rFonts w:ascii="Tele-GroteskNor" w:hAnsi="Tele-GroteskNor"/>
                <w:lang w:val="en-GB"/>
              </w:rPr>
              <w:t>N/A</w:t>
            </w:r>
          </w:p>
        </w:tc>
      </w:tr>
      <w:tr w:rsidR="001C398B" w14:paraId="1F26CC7A" w14:textId="77777777" w:rsidTr="13F5212B">
        <w:tc>
          <w:tcPr>
            <w:tcW w:w="2689" w:type="dxa"/>
          </w:tcPr>
          <w:p w14:paraId="75E2230A" w14:textId="77777777" w:rsidR="001C398B" w:rsidRDefault="001C398B" w:rsidP="006B3B3B">
            <w:pPr>
              <w:rPr>
                <w:rFonts w:ascii="Tele-GroteskNor" w:hAnsi="Tele-GroteskNor"/>
                <w:lang w:val="en-GB"/>
              </w:rPr>
            </w:pPr>
            <w:r>
              <w:rPr>
                <w:rFonts w:ascii="Tele-GroteskNor" w:hAnsi="Tele-GroteskNor"/>
                <w:lang w:val="en-GB"/>
              </w:rPr>
              <w:t>Successful Candidates</w:t>
            </w:r>
          </w:p>
          <w:p w14:paraId="7F671B1C" w14:textId="77777777" w:rsidR="001C398B" w:rsidRDefault="001C398B"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Application letters</w:t>
            </w:r>
          </w:p>
          <w:p w14:paraId="3187F157" w14:textId="77777777" w:rsidR="001C398B" w:rsidRDefault="001C398B"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Copies of training received</w:t>
            </w:r>
          </w:p>
          <w:p w14:paraId="5A67DC84" w14:textId="239EFF79" w:rsidR="001C398B" w:rsidRPr="00F96CCD" w:rsidRDefault="001C398B" w:rsidP="006B3B3B">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 xml:space="preserve">CV’s </w:t>
            </w:r>
          </w:p>
        </w:tc>
        <w:tc>
          <w:tcPr>
            <w:tcW w:w="2267" w:type="dxa"/>
          </w:tcPr>
          <w:p w14:paraId="5D83A0F9" w14:textId="77777777" w:rsidR="001C398B" w:rsidRDefault="001C398B" w:rsidP="006B3B3B">
            <w:pPr>
              <w:rPr>
                <w:rFonts w:ascii="Tele-GroteskNor" w:hAnsi="Tele-GroteskNor"/>
                <w:lang w:val="en-GB"/>
              </w:rPr>
            </w:pPr>
            <w:r>
              <w:rPr>
                <w:rFonts w:ascii="Tele-GroteskNor" w:hAnsi="Tele-GroteskNor"/>
                <w:lang w:val="en-GB"/>
              </w:rPr>
              <w:t>No retention obligation</w:t>
            </w:r>
          </w:p>
        </w:tc>
        <w:tc>
          <w:tcPr>
            <w:tcW w:w="2610" w:type="dxa"/>
          </w:tcPr>
          <w:p w14:paraId="1DC35550" w14:textId="77777777" w:rsidR="001C398B" w:rsidRDefault="001C398B" w:rsidP="006B3B3B">
            <w:pPr>
              <w:rPr>
                <w:rFonts w:ascii="Tele-GroteskNor" w:hAnsi="Tele-GroteskNor"/>
                <w:lang w:val="en-GB"/>
              </w:rPr>
            </w:pPr>
            <w:r>
              <w:rPr>
                <w:rFonts w:ascii="Tele-GroteskNor" w:hAnsi="Tele-GroteskNor"/>
                <w:lang w:val="en-GB"/>
              </w:rPr>
              <w:t>Paper or electronic</w:t>
            </w:r>
          </w:p>
        </w:tc>
        <w:tc>
          <w:tcPr>
            <w:tcW w:w="2352" w:type="dxa"/>
          </w:tcPr>
          <w:p w14:paraId="69ACA445" w14:textId="77777777" w:rsidR="001C398B" w:rsidRDefault="001C398B" w:rsidP="006B3B3B">
            <w:pPr>
              <w:rPr>
                <w:rFonts w:ascii="Tele-GroteskNor" w:hAnsi="Tele-GroteskNor"/>
                <w:lang w:val="en-GB"/>
              </w:rPr>
            </w:pPr>
            <w:r>
              <w:rPr>
                <w:rFonts w:ascii="Tele-GroteskNor" w:hAnsi="Tele-GroteskNor"/>
                <w:lang w:val="en-GB"/>
              </w:rPr>
              <w:t>N/A</w:t>
            </w:r>
          </w:p>
        </w:tc>
      </w:tr>
      <w:tr w:rsidR="001C398B" w14:paraId="18E18F1F" w14:textId="77777777" w:rsidTr="13F5212B">
        <w:tc>
          <w:tcPr>
            <w:tcW w:w="2689" w:type="dxa"/>
          </w:tcPr>
          <w:p w14:paraId="2E7F1CE4" w14:textId="77777777" w:rsidR="001C398B" w:rsidRDefault="001C398B" w:rsidP="006B3B3B">
            <w:pPr>
              <w:rPr>
                <w:rFonts w:ascii="Tele-GroteskNor" w:hAnsi="Tele-GroteskNor"/>
                <w:lang w:val="en-GB"/>
              </w:rPr>
            </w:pPr>
            <w:r>
              <w:rPr>
                <w:rFonts w:ascii="Tele-GroteskNor" w:hAnsi="Tele-GroteskNor"/>
                <w:lang w:val="en-GB"/>
              </w:rPr>
              <w:t>Employment contracts</w:t>
            </w:r>
            <w:r>
              <w:rPr>
                <w:rFonts w:ascii="Tele-GroteskNor" w:hAnsi="Tele-GroteskNor"/>
                <w:lang w:val="en-GB"/>
              </w:rPr>
              <w:br/>
              <w:t xml:space="preserve">, including: </w:t>
            </w:r>
          </w:p>
          <w:p w14:paraId="5D8435FC" w14:textId="77777777" w:rsidR="001C398B" w:rsidRDefault="001C398B"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Changes to terms and conditions</w:t>
            </w:r>
          </w:p>
          <w:p w14:paraId="3417F89D" w14:textId="77777777" w:rsidR="001C398B" w:rsidRDefault="001C398B"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Personal development records</w:t>
            </w:r>
          </w:p>
          <w:p w14:paraId="16A96060" w14:textId="77777777" w:rsidR="001C398B" w:rsidRDefault="001C398B"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Training records</w:t>
            </w:r>
          </w:p>
          <w:p w14:paraId="7AE30555" w14:textId="77777777" w:rsidR="001C398B" w:rsidRDefault="001C398B" w:rsidP="00C15F41">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Promotions and demotions</w:t>
            </w:r>
          </w:p>
          <w:p w14:paraId="72509280" w14:textId="19E408FD" w:rsidR="001C398B" w:rsidRDefault="0E42C2EF" w:rsidP="006B3B3B">
            <w:pPr>
              <w:rPr>
                <w:rFonts w:ascii="Tele-GroteskNor" w:hAnsi="Tele-GroteskNor"/>
                <w:lang w:val="en-GB"/>
              </w:rPr>
            </w:pPr>
            <w:r w:rsidRPr="03E68CE8">
              <w:rPr>
                <w:rFonts w:ascii="Tele-GroteskNor" w:hAnsi="Tele-GroteskNor"/>
                <w:lang w:val="en-GB"/>
              </w:rPr>
              <w:t>(also applicable for temporary workers)</w:t>
            </w:r>
          </w:p>
        </w:tc>
        <w:tc>
          <w:tcPr>
            <w:tcW w:w="2267" w:type="dxa"/>
          </w:tcPr>
          <w:p w14:paraId="181125D3" w14:textId="77777777" w:rsidR="001C398B" w:rsidRDefault="001C398B" w:rsidP="006B3B3B">
            <w:pPr>
              <w:rPr>
                <w:rFonts w:ascii="Tele-GroteskNor" w:hAnsi="Tele-GroteskNor"/>
                <w:lang w:val="en-GB"/>
              </w:rPr>
            </w:pPr>
            <w:r>
              <w:rPr>
                <w:rFonts w:ascii="Tele-GroteskNor" w:hAnsi="Tele-GroteskNor"/>
                <w:lang w:val="en-GB"/>
              </w:rPr>
              <w:t xml:space="preserve">No retention period applies to </w:t>
            </w:r>
            <w:r>
              <w:rPr>
                <w:rFonts w:ascii="Tele-GroteskNor" w:hAnsi="Tele-GroteskNor"/>
                <w:u w:val="single"/>
                <w:lang w:val="en-GB"/>
              </w:rPr>
              <w:t>standard employment contracts</w:t>
            </w:r>
            <w:r>
              <w:rPr>
                <w:rFonts w:ascii="Tele-GroteskNor" w:hAnsi="Tele-GroteskNor"/>
                <w:lang w:val="en-GB"/>
              </w:rPr>
              <w:t xml:space="preserve"> (hard-copy).</w:t>
            </w:r>
          </w:p>
          <w:p w14:paraId="64E4C3BA" w14:textId="77777777" w:rsidR="001C398B" w:rsidRDefault="001C398B" w:rsidP="006B3B3B">
            <w:pPr>
              <w:rPr>
                <w:rFonts w:ascii="Tele-GroteskNor" w:hAnsi="Tele-GroteskNor"/>
                <w:lang w:val="en-GB"/>
              </w:rPr>
            </w:pPr>
          </w:p>
          <w:p w14:paraId="373599A0" w14:textId="77777777" w:rsidR="001C398B" w:rsidRDefault="001C398B" w:rsidP="006B3B3B">
            <w:pPr>
              <w:rPr>
                <w:rFonts w:ascii="Tele-GroteskNor" w:hAnsi="Tele-GroteskNor"/>
                <w:lang w:val="en-GB"/>
              </w:rPr>
            </w:pPr>
            <w:r>
              <w:rPr>
                <w:rFonts w:ascii="Tele-GroteskNor" w:hAnsi="Tele-GroteskNor"/>
                <w:lang w:val="en-GB"/>
              </w:rPr>
              <w:t xml:space="preserve">For </w:t>
            </w:r>
            <w:r>
              <w:rPr>
                <w:rFonts w:ascii="Tele-GroteskNor" w:hAnsi="Tele-GroteskNor"/>
                <w:u w:val="single"/>
                <w:lang w:val="en-GB"/>
              </w:rPr>
              <w:t>special employment contracts</w:t>
            </w:r>
            <w:r>
              <w:rPr>
                <w:rFonts w:ascii="Tele-GroteskNor" w:hAnsi="Tele-GroteskNor"/>
                <w:lang w:val="en-GB"/>
              </w:rPr>
              <w:t xml:space="preserve"> (e.g. contracts for student work, domestic or temporary work, etc.), a retention period of 5 years as of the end of the contract applies</w:t>
            </w:r>
          </w:p>
          <w:p w14:paraId="1E536DE9" w14:textId="77777777" w:rsidR="001C398B" w:rsidRDefault="001C398B" w:rsidP="006B3B3B">
            <w:pPr>
              <w:rPr>
                <w:rFonts w:ascii="Tele-GroteskNor" w:hAnsi="Tele-GroteskNor"/>
                <w:lang w:val="en-GB"/>
              </w:rPr>
            </w:pPr>
          </w:p>
          <w:p w14:paraId="01AC54DF" w14:textId="77777777" w:rsidR="001C398B" w:rsidRDefault="001C398B" w:rsidP="006B3B3B">
            <w:pPr>
              <w:rPr>
                <w:rFonts w:ascii="Tele-GroteskNor" w:hAnsi="Tele-GroteskNor"/>
                <w:lang w:val="en-GB"/>
              </w:rPr>
            </w:pPr>
            <w:r>
              <w:rPr>
                <w:rFonts w:ascii="Tele-GroteskNor" w:hAnsi="Tele-GroteskNor"/>
                <w:lang w:val="en-GB"/>
              </w:rPr>
              <w:t>There is no obligation to retain contracts of a definite duration and part-time contracts during a specific period, but we recommend keeping them until at least 1 year after the end of the employment relationship.</w:t>
            </w:r>
          </w:p>
          <w:p w14:paraId="4B409E97" w14:textId="77777777" w:rsidR="001C398B" w:rsidRDefault="001C398B" w:rsidP="006B3B3B">
            <w:pPr>
              <w:rPr>
                <w:rFonts w:ascii="Tele-GroteskNor" w:hAnsi="Tele-GroteskNor"/>
                <w:lang w:val="en-GB"/>
              </w:rPr>
            </w:pPr>
          </w:p>
          <w:p w14:paraId="0910EDD0" w14:textId="77777777" w:rsidR="001C398B" w:rsidRDefault="001C398B" w:rsidP="006B3B3B">
            <w:pPr>
              <w:rPr>
                <w:rFonts w:ascii="Tele-GroteskNor" w:hAnsi="Tele-GroteskNor"/>
                <w:lang w:val="en-GB"/>
              </w:rPr>
            </w:pPr>
            <w:r>
              <w:rPr>
                <w:rFonts w:ascii="Tele-GroteskNor" w:hAnsi="Tele-GroteskNor"/>
                <w:u w:val="single"/>
                <w:lang w:val="en-GB"/>
              </w:rPr>
              <w:t>Electronic employment contracts</w:t>
            </w:r>
            <w:r>
              <w:rPr>
                <w:rFonts w:ascii="Tele-GroteskNor" w:hAnsi="Tele-GroteskNor"/>
                <w:lang w:val="en-GB"/>
              </w:rPr>
              <w:t xml:space="preserve"> must always be </w:t>
            </w:r>
            <w:r>
              <w:rPr>
                <w:rFonts w:ascii="Tele-GroteskNor" w:hAnsi="Tele-GroteskNor"/>
                <w:lang w:val="en-GB"/>
              </w:rPr>
              <w:lastRenderedPageBreak/>
              <w:t>retained until 5 years after the end of the contract and must be retained by an e-archiving service.</w:t>
            </w:r>
          </w:p>
        </w:tc>
        <w:tc>
          <w:tcPr>
            <w:tcW w:w="2610" w:type="dxa"/>
          </w:tcPr>
          <w:p w14:paraId="697FFEB4" w14:textId="77777777" w:rsidR="001C398B" w:rsidRDefault="001C398B" w:rsidP="006B3B3B">
            <w:pPr>
              <w:rPr>
                <w:rFonts w:ascii="Tele-GroteskNor" w:hAnsi="Tele-GroteskNor"/>
                <w:lang w:val="en-GB"/>
              </w:rPr>
            </w:pPr>
            <w:r>
              <w:rPr>
                <w:rFonts w:ascii="Tele-GroteskNor" w:hAnsi="Tele-GroteskNor"/>
                <w:lang w:val="en-GB"/>
              </w:rPr>
              <w:lastRenderedPageBreak/>
              <w:t>Paper or electronic</w:t>
            </w:r>
          </w:p>
        </w:tc>
        <w:tc>
          <w:tcPr>
            <w:tcW w:w="2352" w:type="dxa"/>
          </w:tcPr>
          <w:p w14:paraId="6E5B3DCB" w14:textId="77777777" w:rsidR="001C398B" w:rsidRDefault="001C398B" w:rsidP="006B3B3B">
            <w:pPr>
              <w:rPr>
                <w:rFonts w:ascii="Tele-GroteskNor" w:hAnsi="Tele-GroteskNor"/>
                <w:lang w:val="en-GB"/>
              </w:rPr>
            </w:pPr>
            <w:r>
              <w:rPr>
                <w:rFonts w:ascii="Tele-GroteskNor" w:hAnsi="Tele-GroteskNor"/>
                <w:lang w:val="en-GB"/>
              </w:rPr>
              <w:t>Art. 3bis Employment Contracts Act of 3 July 1978</w:t>
            </w:r>
          </w:p>
          <w:p w14:paraId="3D5E7EFF" w14:textId="77777777" w:rsidR="001C398B" w:rsidRDefault="001C398B" w:rsidP="006B3B3B">
            <w:pPr>
              <w:rPr>
                <w:rFonts w:ascii="Tele-GroteskNor" w:hAnsi="Tele-GroteskNor"/>
                <w:lang w:val="en-GB"/>
              </w:rPr>
            </w:pPr>
          </w:p>
          <w:p w14:paraId="6D3AC5FD" w14:textId="77777777" w:rsidR="001C398B" w:rsidRDefault="001C398B" w:rsidP="006B3B3B">
            <w:pPr>
              <w:rPr>
                <w:rFonts w:ascii="Tele-GroteskNor" w:hAnsi="Tele-GroteskNor"/>
                <w:lang w:val="en-GB"/>
              </w:rPr>
            </w:pPr>
            <w:r>
              <w:rPr>
                <w:rFonts w:ascii="Tele-GroteskNor" w:hAnsi="Tele-GroteskNor"/>
                <w:lang w:val="en-GB"/>
              </w:rPr>
              <w:t>Art. 2 and 25 Royal Decree of 8 August 1980 on Retention of Social Documents</w:t>
            </w:r>
          </w:p>
          <w:p w14:paraId="02CA7473" w14:textId="77777777" w:rsidR="001C398B" w:rsidRDefault="001C398B" w:rsidP="006B3B3B">
            <w:pPr>
              <w:rPr>
                <w:rFonts w:ascii="Tele-GroteskNor" w:hAnsi="Tele-GroteskNor"/>
                <w:lang w:val="en-GB"/>
              </w:rPr>
            </w:pPr>
          </w:p>
          <w:p w14:paraId="2BE204DE" w14:textId="77777777" w:rsidR="001C398B" w:rsidRDefault="001C398B" w:rsidP="006B3B3B">
            <w:pPr>
              <w:rPr>
                <w:rFonts w:ascii="Tele-GroteskNor" w:hAnsi="Tele-GroteskNor"/>
                <w:lang w:val="en-GB"/>
              </w:rPr>
            </w:pPr>
            <w:r>
              <w:rPr>
                <w:rFonts w:ascii="Tele-GroteskNor" w:hAnsi="Tele-GroteskNor"/>
                <w:lang w:val="en-GB"/>
              </w:rPr>
              <w:t>Art. 6bis Royal Decree n°5 of 23 October 1987 on Retention of Social Documents</w:t>
            </w:r>
          </w:p>
        </w:tc>
      </w:tr>
      <w:tr w:rsidR="001C398B" w14:paraId="14A2E239" w14:textId="77777777" w:rsidTr="13F5212B">
        <w:tc>
          <w:tcPr>
            <w:tcW w:w="2689" w:type="dxa"/>
          </w:tcPr>
          <w:p w14:paraId="203C53E8" w14:textId="77777777" w:rsidR="001C398B" w:rsidRDefault="001C398B" w:rsidP="006B3B3B">
            <w:pPr>
              <w:rPr>
                <w:rFonts w:ascii="Tele-GroteskNor" w:hAnsi="Tele-GroteskNor"/>
                <w:lang w:val="en-GB"/>
              </w:rPr>
            </w:pPr>
            <w:r>
              <w:rPr>
                <w:rFonts w:ascii="Tele-GroteskNor" w:hAnsi="Tele-GroteskNor"/>
                <w:lang w:val="en-GB"/>
              </w:rPr>
              <w:t>Accident records</w:t>
            </w:r>
          </w:p>
        </w:tc>
        <w:tc>
          <w:tcPr>
            <w:tcW w:w="2267" w:type="dxa"/>
          </w:tcPr>
          <w:p w14:paraId="456BB53C" w14:textId="77777777" w:rsidR="001C398B" w:rsidRDefault="001C398B" w:rsidP="006B3B3B">
            <w:pPr>
              <w:rPr>
                <w:rFonts w:ascii="Tele-GroteskNor" w:hAnsi="Tele-GroteskNor"/>
                <w:lang w:val="en-GB"/>
              </w:rPr>
            </w:pPr>
            <w:r>
              <w:rPr>
                <w:rFonts w:ascii="Tele-GroteskNor" w:hAnsi="Tele-GroteskNor"/>
                <w:lang w:val="en-GB"/>
              </w:rPr>
              <w:t>The registration of a serious industrial accident (accident leading to at least 4 days of work incapacity) must be retained at least 10 years.</w:t>
            </w:r>
          </w:p>
        </w:tc>
        <w:tc>
          <w:tcPr>
            <w:tcW w:w="2610" w:type="dxa"/>
          </w:tcPr>
          <w:p w14:paraId="5014A35A" w14:textId="77777777" w:rsidR="001C398B" w:rsidRDefault="001C398B" w:rsidP="006B3B3B">
            <w:pPr>
              <w:rPr>
                <w:rFonts w:ascii="Tele-GroteskNor" w:hAnsi="Tele-GroteskNor"/>
                <w:lang w:val="en-GB"/>
              </w:rPr>
            </w:pPr>
            <w:r>
              <w:rPr>
                <w:rFonts w:ascii="Tele-GroteskNor" w:hAnsi="Tele-GroteskNor"/>
                <w:lang w:val="en-GB"/>
              </w:rPr>
              <w:t>Paper or electronic</w:t>
            </w:r>
          </w:p>
        </w:tc>
        <w:tc>
          <w:tcPr>
            <w:tcW w:w="2352" w:type="dxa"/>
          </w:tcPr>
          <w:p w14:paraId="42CB8465" w14:textId="77777777" w:rsidR="001C398B" w:rsidRDefault="001C398B" w:rsidP="006B3B3B">
            <w:pPr>
              <w:rPr>
                <w:rFonts w:ascii="Tele-GroteskNor" w:hAnsi="Tele-GroteskNor"/>
                <w:lang w:val="en-GB"/>
              </w:rPr>
            </w:pPr>
            <w:r>
              <w:rPr>
                <w:rFonts w:ascii="Tele-GroteskNor" w:hAnsi="Tele-GroteskNor"/>
                <w:lang w:val="en-GB"/>
              </w:rPr>
              <w:t>Art. I.6-12 Codex Wellbeing at Work</w:t>
            </w:r>
          </w:p>
        </w:tc>
      </w:tr>
      <w:tr w:rsidR="001C398B" w14:paraId="5ED5DC3F" w14:textId="77777777" w:rsidTr="13F5212B">
        <w:tc>
          <w:tcPr>
            <w:tcW w:w="2689" w:type="dxa"/>
          </w:tcPr>
          <w:p w14:paraId="47CD5BC7" w14:textId="77777777" w:rsidR="001C398B" w:rsidRDefault="001C398B" w:rsidP="006B3B3B">
            <w:pPr>
              <w:rPr>
                <w:rFonts w:ascii="Tele-GroteskNor" w:hAnsi="Tele-GroteskNor"/>
                <w:lang w:val="en-GB"/>
              </w:rPr>
            </w:pPr>
            <w:r>
              <w:rPr>
                <w:rFonts w:ascii="Tele-GroteskNor" w:hAnsi="Tele-GroteskNor"/>
                <w:lang w:val="en-GB"/>
              </w:rPr>
              <w:t>Disciplinary and Grievance proceedings</w:t>
            </w:r>
          </w:p>
        </w:tc>
        <w:tc>
          <w:tcPr>
            <w:tcW w:w="2267" w:type="dxa"/>
          </w:tcPr>
          <w:p w14:paraId="2C46CE8A" w14:textId="77777777" w:rsidR="001C398B" w:rsidRDefault="001C398B" w:rsidP="006B3B3B">
            <w:pPr>
              <w:rPr>
                <w:rFonts w:ascii="Tele-GroteskNor" w:hAnsi="Tele-GroteskNor"/>
                <w:lang w:val="en-GB"/>
              </w:rPr>
            </w:pPr>
            <w:r>
              <w:rPr>
                <w:rFonts w:ascii="Tele-GroteskNor" w:hAnsi="Tele-GroteskNor"/>
                <w:lang w:val="en-GB"/>
              </w:rPr>
              <w:t>No retention obligation</w:t>
            </w:r>
          </w:p>
          <w:p w14:paraId="336E5787" w14:textId="77777777" w:rsidR="001C398B" w:rsidRDefault="001C398B" w:rsidP="006B3B3B">
            <w:pPr>
              <w:rPr>
                <w:rFonts w:ascii="Tele-GroteskNor" w:hAnsi="Tele-GroteskNor"/>
                <w:lang w:val="en-GB"/>
              </w:rPr>
            </w:pPr>
          </w:p>
          <w:p w14:paraId="2B20B641" w14:textId="77777777" w:rsidR="001C398B" w:rsidRDefault="001C398B" w:rsidP="006B3B3B">
            <w:pPr>
              <w:rPr>
                <w:rFonts w:ascii="Tele-GroteskNor" w:hAnsi="Tele-GroteskNor"/>
                <w:lang w:val="en-GB"/>
              </w:rPr>
            </w:pPr>
            <w:r>
              <w:rPr>
                <w:rFonts w:ascii="Tele-GroteskNor" w:hAnsi="Tele-GroteskNor"/>
                <w:lang w:val="en-GB"/>
              </w:rPr>
              <w:t>However, we recommend to retain any disciplinary documents until 1 year after the end of the employment, as these might be useful in case of claims for unlawful dismissal</w:t>
            </w:r>
          </w:p>
        </w:tc>
        <w:tc>
          <w:tcPr>
            <w:tcW w:w="2610" w:type="dxa"/>
          </w:tcPr>
          <w:p w14:paraId="20FC97C8" w14:textId="77777777" w:rsidR="001C398B" w:rsidRDefault="001C398B" w:rsidP="006B3B3B">
            <w:pPr>
              <w:rPr>
                <w:rFonts w:ascii="Tele-GroteskNor" w:hAnsi="Tele-GroteskNor"/>
                <w:lang w:val="en-GB"/>
              </w:rPr>
            </w:pPr>
            <w:r>
              <w:rPr>
                <w:rFonts w:ascii="Tele-GroteskNor" w:hAnsi="Tele-GroteskNor"/>
                <w:lang w:val="en-GB"/>
              </w:rPr>
              <w:t>Paper or electronic</w:t>
            </w:r>
          </w:p>
        </w:tc>
        <w:tc>
          <w:tcPr>
            <w:tcW w:w="2352" w:type="dxa"/>
          </w:tcPr>
          <w:p w14:paraId="1557A807" w14:textId="77777777" w:rsidR="001C398B" w:rsidRDefault="001C398B" w:rsidP="006B3B3B">
            <w:pPr>
              <w:rPr>
                <w:rFonts w:ascii="Tele-GroteskNor" w:hAnsi="Tele-GroteskNor"/>
                <w:lang w:val="en-GB"/>
              </w:rPr>
            </w:pPr>
            <w:r>
              <w:rPr>
                <w:rFonts w:ascii="Tele-GroteskNor" w:hAnsi="Tele-GroteskNor"/>
                <w:lang w:val="en-GB"/>
              </w:rPr>
              <w:t>N/A</w:t>
            </w:r>
          </w:p>
        </w:tc>
      </w:tr>
      <w:tr w:rsidR="001C398B" w14:paraId="3C6A5E60" w14:textId="77777777" w:rsidTr="13F5212B">
        <w:tc>
          <w:tcPr>
            <w:tcW w:w="2689" w:type="dxa"/>
          </w:tcPr>
          <w:p w14:paraId="4D6F5692" w14:textId="77777777" w:rsidR="001C398B" w:rsidRDefault="001C398B" w:rsidP="006B3B3B">
            <w:pPr>
              <w:rPr>
                <w:rFonts w:ascii="Tele-GroteskNor" w:hAnsi="Tele-GroteskNor"/>
                <w:lang w:val="fr-BE"/>
              </w:rPr>
            </w:pPr>
            <w:r>
              <w:rPr>
                <w:rFonts w:ascii="Tele-GroteskNor" w:hAnsi="Tele-GroteskNor"/>
                <w:lang w:val="fr-BE"/>
              </w:rPr>
              <w:t>Copies of Identification documents (</w:t>
            </w:r>
            <w:proofErr w:type="spellStart"/>
            <w:r>
              <w:rPr>
                <w:rFonts w:ascii="Tele-GroteskNor" w:hAnsi="Tele-GroteskNor"/>
                <w:lang w:val="fr-BE"/>
              </w:rPr>
              <w:t>passports</w:t>
            </w:r>
            <w:proofErr w:type="spellEnd"/>
            <w:r>
              <w:rPr>
                <w:rFonts w:ascii="Tele-GroteskNor" w:hAnsi="Tele-GroteskNor"/>
                <w:lang w:val="fr-BE"/>
              </w:rPr>
              <w:t>)</w:t>
            </w:r>
          </w:p>
        </w:tc>
        <w:tc>
          <w:tcPr>
            <w:tcW w:w="2267" w:type="dxa"/>
          </w:tcPr>
          <w:p w14:paraId="4358F847" w14:textId="77777777" w:rsidR="001C398B" w:rsidRDefault="001C398B" w:rsidP="006B3B3B">
            <w:pPr>
              <w:rPr>
                <w:rFonts w:ascii="Tele-GroteskNor" w:hAnsi="Tele-GroteskNor"/>
                <w:lang w:val="fr-BE"/>
              </w:rPr>
            </w:pPr>
            <w:r>
              <w:rPr>
                <w:rFonts w:ascii="Tele-GroteskNor" w:hAnsi="Tele-GroteskNor"/>
                <w:lang w:val="fr-BE"/>
              </w:rPr>
              <w:t xml:space="preserve">No </w:t>
            </w:r>
            <w:proofErr w:type="spellStart"/>
            <w:r>
              <w:rPr>
                <w:rFonts w:ascii="Tele-GroteskNor" w:hAnsi="Tele-GroteskNor"/>
                <w:lang w:val="fr-BE"/>
              </w:rPr>
              <w:t>retention</w:t>
            </w:r>
            <w:proofErr w:type="spellEnd"/>
            <w:r>
              <w:rPr>
                <w:rFonts w:ascii="Tele-GroteskNor" w:hAnsi="Tele-GroteskNor"/>
                <w:lang w:val="fr-BE"/>
              </w:rPr>
              <w:t xml:space="preserve"> obligation</w:t>
            </w:r>
          </w:p>
        </w:tc>
        <w:tc>
          <w:tcPr>
            <w:tcW w:w="2610" w:type="dxa"/>
          </w:tcPr>
          <w:p w14:paraId="4739A272" w14:textId="77777777" w:rsidR="001C398B" w:rsidRDefault="001C398B" w:rsidP="006B3B3B">
            <w:pPr>
              <w:rPr>
                <w:rFonts w:ascii="Tele-GroteskNor" w:hAnsi="Tele-GroteskNor"/>
                <w:lang w:val="en-GB"/>
              </w:rPr>
            </w:pPr>
            <w:r>
              <w:rPr>
                <w:rFonts w:ascii="Tele-GroteskNor" w:hAnsi="Tele-GroteskNor"/>
                <w:lang w:val="en-GB"/>
              </w:rPr>
              <w:t>Paper or electronic</w:t>
            </w:r>
          </w:p>
        </w:tc>
        <w:tc>
          <w:tcPr>
            <w:tcW w:w="2352" w:type="dxa"/>
          </w:tcPr>
          <w:p w14:paraId="0919C36A" w14:textId="77777777" w:rsidR="001C398B" w:rsidRDefault="001C398B" w:rsidP="006B3B3B">
            <w:pPr>
              <w:rPr>
                <w:rFonts w:ascii="Tele-GroteskNor" w:hAnsi="Tele-GroteskNor"/>
                <w:lang w:val="en-GB"/>
              </w:rPr>
            </w:pPr>
            <w:r>
              <w:rPr>
                <w:rFonts w:ascii="Tele-GroteskNor" w:hAnsi="Tele-GroteskNor"/>
                <w:lang w:val="en-GB"/>
              </w:rPr>
              <w:t>N/A</w:t>
            </w:r>
          </w:p>
        </w:tc>
      </w:tr>
      <w:tr w:rsidR="001C398B" w14:paraId="48F05141" w14:textId="77777777" w:rsidTr="13F5212B">
        <w:tc>
          <w:tcPr>
            <w:tcW w:w="2689" w:type="dxa"/>
          </w:tcPr>
          <w:p w14:paraId="57B34A70" w14:textId="77777777" w:rsidR="001C398B" w:rsidRDefault="001C398B" w:rsidP="006B3B3B">
            <w:pPr>
              <w:rPr>
                <w:rFonts w:ascii="Tele-GroteskNor" w:hAnsi="Tele-GroteskNor"/>
                <w:lang w:val="en-GB"/>
              </w:rPr>
            </w:pPr>
            <w:r>
              <w:rPr>
                <w:rFonts w:ascii="Tele-GroteskNor" w:hAnsi="Tele-GroteskNor"/>
                <w:lang w:val="en-GB"/>
              </w:rPr>
              <w:t>Working time records</w:t>
            </w:r>
          </w:p>
        </w:tc>
        <w:tc>
          <w:tcPr>
            <w:tcW w:w="2267" w:type="dxa"/>
          </w:tcPr>
          <w:p w14:paraId="49F924FB" w14:textId="57BC251B" w:rsidR="001C398B" w:rsidRDefault="001C398B" w:rsidP="006B3B3B">
            <w:pPr>
              <w:rPr>
                <w:rFonts w:ascii="Tele-GroteskNor" w:hAnsi="Tele-GroteskNor"/>
                <w:lang w:val="en-GB"/>
              </w:rPr>
            </w:pPr>
            <w:r>
              <w:rPr>
                <w:rFonts w:ascii="Tele-GroteskNor" w:hAnsi="Tele-GroteskNor"/>
                <w:lang w:val="en-GB"/>
              </w:rPr>
              <w:t xml:space="preserve">No general retention obligation for working time records. However, for certain flexible working time regimes retention obligations do apply: </w:t>
            </w:r>
          </w:p>
          <w:p w14:paraId="760C9F7A" w14:textId="77777777" w:rsidR="001C398B" w:rsidRDefault="001C398B" w:rsidP="00C15F41">
            <w:pPr>
              <w:pStyle w:val="ListParagraph"/>
              <w:numPr>
                <w:ilvl w:val="0"/>
                <w:numId w:val="7"/>
              </w:numPr>
              <w:spacing w:after="0" w:line="240" w:lineRule="auto"/>
              <w:rPr>
                <w:rFonts w:ascii="Tele-GroteskNor" w:hAnsi="Tele-GroteskNor"/>
              </w:rPr>
            </w:pPr>
            <w:r>
              <w:rPr>
                <w:rFonts w:ascii="Tele-GroteskNor" w:hAnsi="Tele-GroteskNor"/>
                <w:sz w:val="22"/>
                <w:szCs w:val="22"/>
              </w:rPr>
              <w:t>floating working schedules (</w:t>
            </w:r>
            <w:proofErr w:type="spellStart"/>
            <w:r>
              <w:rPr>
                <w:rFonts w:ascii="Tele-GroteskNor" w:hAnsi="Tele-GroteskNor"/>
                <w:i/>
                <w:iCs/>
                <w:sz w:val="22"/>
                <w:szCs w:val="22"/>
              </w:rPr>
              <w:t>glijdende</w:t>
            </w:r>
            <w:proofErr w:type="spellEnd"/>
            <w:r>
              <w:rPr>
                <w:rFonts w:ascii="Tele-GroteskNor" w:hAnsi="Tele-GroteskNor"/>
                <w:i/>
                <w:iCs/>
                <w:sz w:val="22"/>
                <w:szCs w:val="22"/>
              </w:rPr>
              <w:t xml:space="preserve"> </w:t>
            </w:r>
            <w:proofErr w:type="spellStart"/>
            <w:r>
              <w:rPr>
                <w:rFonts w:ascii="Tele-GroteskNor" w:hAnsi="Tele-GroteskNor"/>
                <w:i/>
                <w:iCs/>
                <w:sz w:val="22"/>
                <w:szCs w:val="22"/>
              </w:rPr>
              <w:t>uurroosters</w:t>
            </w:r>
            <w:proofErr w:type="spellEnd"/>
            <w:r>
              <w:rPr>
                <w:rFonts w:ascii="Tele-GroteskNor" w:hAnsi="Tele-GroteskNor"/>
                <w:i/>
                <w:iCs/>
                <w:sz w:val="22"/>
                <w:szCs w:val="22"/>
              </w:rPr>
              <w:t>/</w:t>
            </w:r>
            <w:proofErr w:type="spellStart"/>
            <w:r>
              <w:rPr>
                <w:rFonts w:ascii="Tele-GroteskNor" w:hAnsi="Tele-GroteskNor"/>
                <w:i/>
                <w:iCs/>
                <w:sz w:val="22"/>
                <w:szCs w:val="22"/>
              </w:rPr>
              <w:t>horaires</w:t>
            </w:r>
            <w:proofErr w:type="spellEnd"/>
            <w:r>
              <w:rPr>
                <w:rFonts w:ascii="Tele-GroteskNor" w:hAnsi="Tele-GroteskNor"/>
                <w:i/>
                <w:iCs/>
                <w:sz w:val="22"/>
                <w:szCs w:val="22"/>
              </w:rPr>
              <w:t xml:space="preserve"> </w:t>
            </w:r>
            <w:proofErr w:type="spellStart"/>
            <w:r>
              <w:rPr>
                <w:rFonts w:ascii="Tele-GroteskNor" w:hAnsi="Tele-GroteskNor"/>
                <w:i/>
                <w:iCs/>
                <w:sz w:val="22"/>
                <w:szCs w:val="22"/>
              </w:rPr>
              <w:t>glissantes</w:t>
            </w:r>
            <w:proofErr w:type="spellEnd"/>
            <w:r>
              <w:rPr>
                <w:rFonts w:ascii="Tele-GroteskNor" w:hAnsi="Tele-GroteskNor"/>
                <w:sz w:val="22"/>
                <w:szCs w:val="22"/>
              </w:rPr>
              <w:t>): a retention obligation of 5 years;</w:t>
            </w:r>
          </w:p>
          <w:p w14:paraId="5D4EF38B" w14:textId="77777777" w:rsidR="001C398B" w:rsidRDefault="001C398B" w:rsidP="006B3B3B">
            <w:pPr>
              <w:pStyle w:val="ListParagraph"/>
              <w:spacing w:after="0" w:line="240" w:lineRule="auto"/>
              <w:rPr>
                <w:rFonts w:ascii="Tele-GroteskNor" w:hAnsi="Tele-GroteskNor"/>
              </w:rPr>
            </w:pPr>
          </w:p>
          <w:p w14:paraId="38E20ED0" w14:textId="5E14C258" w:rsidR="001C398B" w:rsidRDefault="0E42C2EF" w:rsidP="00C15F41">
            <w:pPr>
              <w:pStyle w:val="ListParagraph"/>
              <w:numPr>
                <w:ilvl w:val="0"/>
                <w:numId w:val="7"/>
              </w:numPr>
              <w:spacing w:after="0" w:line="240" w:lineRule="auto"/>
              <w:rPr>
                <w:rFonts w:ascii="Tele-GroteskNor" w:hAnsi="Tele-GroteskNor"/>
              </w:rPr>
            </w:pPr>
            <w:r w:rsidRPr="03E68CE8">
              <w:rPr>
                <w:rFonts w:ascii="Tele-GroteskNor" w:hAnsi="Tele-GroteskNor"/>
                <w:sz w:val="22"/>
                <w:szCs w:val="22"/>
              </w:rPr>
              <w:t xml:space="preserve">for part-time work, deviations from the normal work </w:t>
            </w:r>
            <w:r w:rsidRPr="03E68CE8">
              <w:rPr>
                <w:rFonts w:ascii="Tele-GroteskNor" w:hAnsi="Tele-GroteskNor"/>
                <w:sz w:val="22"/>
                <w:szCs w:val="22"/>
              </w:rPr>
              <w:lastRenderedPageBreak/>
              <w:t xml:space="preserve">schedule must also be recorded: a retention obligation of 5 years. </w:t>
            </w:r>
          </w:p>
          <w:p w14:paraId="535F09F1" w14:textId="77777777" w:rsidR="001C398B" w:rsidRDefault="001C398B" w:rsidP="006B3B3B">
            <w:pPr>
              <w:rPr>
                <w:rFonts w:ascii="Tele-GroteskNor" w:hAnsi="Tele-GroteskNor"/>
                <w:lang w:val="en-GB"/>
              </w:rPr>
            </w:pPr>
          </w:p>
          <w:p w14:paraId="000D4E3A" w14:textId="77777777" w:rsidR="001C398B" w:rsidRDefault="001C398B" w:rsidP="006B3B3B">
            <w:pPr>
              <w:rPr>
                <w:rFonts w:ascii="Tele-GroteskNor" w:hAnsi="Tele-GroteskNor"/>
                <w:lang w:val="en-GB"/>
              </w:rPr>
            </w:pPr>
            <w:r>
              <w:rPr>
                <w:rFonts w:ascii="Tele-GroteskNor" w:hAnsi="Tele-GroteskNor"/>
                <w:lang w:val="en-GB"/>
              </w:rPr>
              <w:t>Moreover, in order to be able to counter claims relating to working time (arrears of remuneration, overtime pay), we recommend to retain the working time records until 5 years after the end of the employment</w:t>
            </w:r>
          </w:p>
          <w:p w14:paraId="197EBB39" w14:textId="77777777" w:rsidR="001C398B" w:rsidRDefault="001C398B" w:rsidP="006B3B3B">
            <w:pPr>
              <w:rPr>
                <w:rFonts w:ascii="Tele-GroteskNor" w:hAnsi="Tele-GroteskNor"/>
                <w:lang w:val="en-GB"/>
              </w:rPr>
            </w:pPr>
          </w:p>
        </w:tc>
        <w:tc>
          <w:tcPr>
            <w:tcW w:w="2610" w:type="dxa"/>
          </w:tcPr>
          <w:p w14:paraId="2DE13D5F" w14:textId="77777777" w:rsidR="001C398B" w:rsidRDefault="001C398B" w:rsidP="006B3B3B">
            <w:pPr>
              <w:rPr>
                <w:rFonts w:ascii="Tele-GroteskNor" w:hAnsi="Tele-GroteskNor"/>
                <w:lang w:val="en-GB"/>
              </w:rPr>
            </w:pPr>
            <w:r>
              <w:rPr>
                <w:rFonts w:ascii="Tele-GroteskNor" w:hAnsi="Tele-GroteskNor"/>
                <w:lang w:val="en-GB"/>
              </w:rPr>
              <w:lastRenderedPageBreak/>
              <w:t>Paper or electronic</w:t>
            </w:r>
          </w:p>
        </w:tc>
        <w:tc>
          <w:tcPr>
            <w:tcW w:w="2352" w:type="dxa"/>
          </w:tcPr>
          <w:p w14:paraId="34FC2778" w14:textId="77777777" w:rsidR="001C398B" w:rsidRDefault="001C398B" w:rsidP="006B3B3B">
            <w:pPr>
              <w:rPr>
                <w:rFonts w:ascii="Tele-GroteskNor" w:hAnsi="Tele-GroteskNor"/>
                <w:lang w:val="en-GB"/>
              </w:rPr>
            </w:pPr>
            <w:r>
              <w:rPr>
                <w:rFonts w:ascii="Tele-GroteskNor" w:hAnsi="Tele-GroteskNor"/>
                <w:lang w:val="en-GB"/>
              </w:rPr>
              <w:t>Art. 167 Program Act of 22 December 1989</w:t>
            </w:r>
          </w:p>
          <w:p w14:paraId="4882F292" w14:textId="77777777" w:rsidR="001C398B" w:rsidRDefault="001C398B" w:rsidP="006B3B3B">
            <w:pPr>
              <w:rPr>
                <w:rFonts w:ascii="Tele-GroteskNor" w:hAnsi="Tele-GroteskNor"/>
                <w:lang w:val="en-GB"/>
              </w:rPr>
            </w:pPr>
          </w:p>
          <w:p w14:paraId="62A0ABEB" w14:textId="77777777" w:rsidR="001C398B" w:rsidRDefault="001C398B" w:rsidP="006B3B3B">
            <w:pPr>
              <w:rPr>
                <w:rFonts w:ascii="Tele-GroteskNor" w:hAnsi="Tele-GroteskNor"/>
                <w:lang w:val="en-GB"/>
              </w:rPr>
            </w:pPr>
            <w:r>
              <w:rPr>
                <w:rFonts w:ascii="Tele-GroteskNor" w:hAnsi="Tele-GroteskNor"/>
                <w:lang w:val="en-GB"/>
              </w:rPr>
              <w:t>Art. 20ter Labour Act</w:t>
            </w:r>
          </w:p>
        </w:tc>
      </w:tr>
      <w:tr w:rsidR="001C398B" w14:paraId="06D1FF35" w14:textId="77777777" w:rsidTr="13F5212B">
        <w:tc>
          <w:tcPr>
            <w:tcW w:w="2689" w:type="dxa"/>
          </w:tcPr>
          <w:p w14:paraId="466A0042" w14:textId="77777777" w:rsidR="001C398B" w:rsidRDefault="001C398B" w:rsidP="006B3B3B">
            <w:pPr>
              <w:rPr>
                <w:rFonts w:ascii="Tele-GroteskNor" w:hAnsi="Tele-GroteskNor"/>
                <w:lang w:val="en-GB"/>
              </w:rPr>
            </w:pPr>
            <w:r>
              <w:rPr>
                <w:rFonts w:ascii="Tele-GroteskNor" w:hAnsi="Tele-GroteskNor"/>
                <w:lang w:val="en-GB"/>
              </w:rPr>
              <w:t xml:space="preserve">Annual leave </w:t>
            </w:r>
          </w:p>
        </w:tc>
        <w:tc>
          <w:tcPr>
            <w:tcW w:w="2267" w:type="dxa"/>
          </w:tcPr>
          <w:p w14:paraId="6B98AF0D" w14:textId="77777777" w:rsidR="001C398B" w:rsidRDefault="001C398B" w:rsidP="006B3B3B">
            <w:pPr>
              <w:rPr>
                <w:rFonts w:ascii="Tele-GroteskNor" w:hAnsi="Tele-GroteskNor"/>
                <w:lang w:val="en-GB"/>
              </w:rPr>
            </w:pPr>
            <w:r>
              <w:rPr>
                <w:rFonts w:ascii="Tele-GroteskNor" w:hAnsi="Tele-GroteskNor"/>
                <w:lang w:val="en-GB"/>
              </w:rPr>
              <w:t>No retention obligation</w:t>
            </w:r>
          </w:p>
          <w:p w14:paraId="5B808613" w14:textId="77777777" w:rsidR="001C398B" w:rsidRDefault="001C398B" w:rsidP="006B3B3B">
            <w:pPr>
              <w:rPr>
                <w:rFonts w:ascii="Tele-GroteskNor" w:hAnsi="Tele-GroteskNor"/>
                <w:lang w:val="en-GB"/>
              </w:rPr>
            </w:pPr>
          </w:p>
          <w:p w14:paraId="6CA46695" w14:textId="77777777" w:rsidR="001C398B" w:rsidRDefault="001C398B" w:rsidP="006B3B3B">
            <w:pPr>
              <w:rPr>
                <w:rFonts w:ascii="Tele-GroteskNor" w:hAnsi="Tele-GroteskNor"/>
                <w:lang w:val="en-GB"/>
              </w:rPr>
            </w:pPr>
            <w:r>
              <w:rPr>
                <w:rFonts w:ascii="Tele-GroteskNor" w:hAnsi="Tele-GroteskNor"/>
                <w:lang w:val="en-GB"/>
              </w:rPr>
              <w:t>In order to be able to counter claims relating to annual leave, we recommend to retain files on when annual leave was taken until 5 years after the end of the employment</w:t>
            </w:r>
          </w:p>
        </w:tc>
        <w:tc>
          <w:tcPr>
            <w:tcW w:w="2610" w:type="dxa"/>
          </w:tcPr>
          <w:p w14:paraId="7A00609B" w14:textId="77777777" w:rsidR="001C398B" w:rsidRDefault="001C398B" w:rsidP="006B3B3B">
            <w:r>
              <w:rPr>
                <w:rFonts w:ascii="Tele-GroteskNor" w:hAnsi="Tele-GroteskNor"/>
                <w:lang w:val="en-GB"/>
              </w:rPr>
              <w:t>Paper or electronic</w:t>
            </w:r>
          </w:p>
        </w:tc>
        <w:tc>
          <w:tcPr>
            <w:tcW w:w="2352" w:type="dxa"/>
          </w:tcPr>
          <w:p w14:paraId="7B870B86" w14:textId="77777777" w:rsidR="001C398B" w:rsidRDefault="001C398B" w:rsidP="006B3B3B">
            <w:pPr>
              <w:rPr>
                <w:rFonts w:ascii="Tele-GroteskNor" w:hAnsi="Tele-GroteskNor"/>
                <w:lang w:val="en-US"/>
              </w:rPr>
            </w:pPr>
            <w:r>
              <w:rPr>
                <w:rFonts w:ascii="Tele-GroteskNor" w:hAnsi="Tele-GroteskNor"/>
                <w:lang w:val="en-US"/>
              </w:rPr>
              <w:t>N/A</w:t>
            </w:r>
          </w:p>
        </w:tc>
      </w:tr>
      <w:tr w:rsidR="001C398B" w14:paraId="526F0A6C" w14:textId="77777777" w:rsidTr="13F5212B">
        <w:tc>
          <w:tcPr>
            <w:tcW w:w="2689" w:type="dxa"/>
          </w:tcPr>
          <w:p w14:paraId="41383A8B" w14:textId="77777777" w:rsidR="001C398B" w:rsidRDefault="001C398B" w:rsidP="006B3B3B">
            <w:pPr>
              <w:rPr>
                <w:rFonts w:ascii="Tele-GroteskNor" w:hAnsi="Tele-GroteskNor"/>
                <w:lang w:val="en-GB"/>
              </w:rPr>
            </w:pPr>
            <w:r>
              <w:rPr>
                <w:rFonts w:ascii="Tele-GroteskNor" w:hAnsi="Tele-GroteskNor"/>
                <w:lang w:val="en-GB"/>
              </w:rPr>
              <w:t>Maternity, Paternity leave</w:t>
            </w:r>
          </w:p>
        </w:tc>
        <w:tc>
          <w:tcPr>
            <w:tcW w:w="2267" w:type="dxa"/>
          </w:tcPr>
          <w:p w14:paraId="252AB95E" w14:textId="77777777" w:rsidR="001C398B" w:rsidRDefault="001C398B" w:rsidP="006B3B3B">
            <w:pPr>
              <w:rPr>
                <w:rFonts w:ascii="Tele-GroteskNor" w:hAnsi="Tele-GroteskNor"/>
                <w:lang w:val="en-GB"/>
              </w:rPr>
            </w:pPr>
            <w:r>
              <w:rPr>
                <w:rFonts w:ascii="Tele-GroteskNor" w:hAnsi="Tele-GroteskNor"/>
                <w:lang w:val="en-GB"/>
              </w:rPr>
              <w:t>No retention obligation</w:t>
            </w:r>
          </w:p>
        </w:tc>
        <w:tc>
          <w:tcPr>
            <w:tcW w:w="2610" w:type="dxa"/>
          </w:tcPr>
          <w:p w14:paraId="731620F0" w14:textId="77777777" w:rsidR="001C398B" w:rsidRDefault="001C398B" w:rsidP="006B3B3B">
            <w:r>
              <w:rPr>
                <w:rFonts w:ascii="Tele-GroteskNor" w:hAnsi="Tele-GroteskNor"/>
                <w:lang w:val="en-GB"/>
              </w:rPr>
              <w:t>Paper or electronic</w:t>
            </w:r>
          </w:p>
        </w:tc>
        <w:tc>
          <w:tcPr>
            <w:tcW w:w="2352" w:type="dxa"/>
          </w:tcPr>
          <w:p w14:paraId="32FA9691" w14:textId="77777777" w:rsidR="001C398B" w:rsidRDefault="001C398B" w:rsidP="006B3B3B">
            <w:pPr>
              <w:rPr>
                <w:rFonts w:ascii="Tele-GroteskNor" w:hAnsi="Tele-GroteskNor"/>
                <w:lang w:val="en-GB"/>
              </w:rPr>
            </w:pPr>
            <w:r>
              <w:rPr>
                <w:rFonts w:ascii="Tele-GroteskNor" w:hAnsi="Tele-GroteskNor"/>
                <w:lang w:val="en-GB"/>
              </w:rPr>
              <w:t>N/A</w:t>
            </w:r>
          </w:p>
        </w:tc>
      </w:tr>
      <w:tr w:rsidR="001C398B" w14:paraId="2237D747" w14:textId="77777777" w:rsidTr="13F5212B">
        <w:tc>
          <w:tcPr>
            <w:tcW w:w="2689" w:type="dxa"/>
          </w:tcPr>
          <w:p w14:paraId="08EFB199" w14:textId="77777777" w:rsidR="001C398B" w:rsidRDefault="001C398B" w:rsidP="006B3B3B">
            <w:pPr>
              <w:rPr>
                <w:rFonts w:ascii="Tele-GroteskNor" w:hAnsi="Tele-GroteskNor"/>
                <w:lang w:val="en-GB"/>
              </w:rPr>
            </w:pPr>
            <w:r>
              <w:rPr>
                <w:rFonts w:ascii="Tele-GroteskNor" w:hAnsi="Tele-GroteskNor"/>
                <w:lang w:val="en-GB"/>
              </w:rPr>
              <w:t>Sickness record</w:t>
            </w:r>
            <w:r>
              <w:rPr>
                <w:rFonts w:ascii="Tele-GroteskNor" w:hAnsi="Tele-GroteskNor"/>
                <w:lang w:val="en-GB"/>
              </w:rPr>
              <w:br/>
              <w:t>(including return to work meeting following sickness)</w:t>
            </w:r>
          </w:p>
          <w:p w14:paraId="6E7CDE52" w14:textId="77777777" w:rsidR="001C398B" w:rsidRDefault="001C398B" w:rsidP="006B3B3B">
            <w:pPr>
              <w:rPr>
                <w:rFonts w:ascii="Tele-GroteskNor" w:hAnsi="Tele-GroteskNor"/>
                <w:lang w:val="en-GB"/>
              </w:rPr>
            </w:pPr>
            <w:r>
              <w:rPr>
                <w:rFonts w:ascii="Tele-GroteskNor" w:hAnsi="Tele-GroteskNor"/>
                <w:lang w:val="en-GB"/>
              </w:rPr>
              <w:t xml:space="preserve">and </w:t>
            </w:r>
            <w:r>
              <w:rPr>
                <w:rFonts w:ascii="Tele-GroteskNor" w:hAnsi="Tele-GroteskNor"/>
                <w:lang w:val="en-GB"/>
              </w:rPr>
              <w:br/>
              <w:t>SSP record (Statutory Sick Pay)</w:t>
            </w:r>
          </w:p>
        </w:tc>
        <w:tc>
          <w:tcPr>
            <w:tcW w:w="2267" w:type="dxa"/>
          </w:tcPr>
          <w:p w14:paraId="4769E248" w14:textId="77777777" w:rsidR="001C398B" w:rsidRDefault="001C398B" w:rsidP="006B3B3B">
            <w:pPr>
              <w:rPr>
                <w:rFonts w:ascii="Tele-GroteskNor" w:hAnsi="Tele-GroteskNor"/>
                <w:lang w:val="en-GB"/>
              </w:rPr>
            </w:pPr>
            <w:r>
              <w:rPr>
                <w:rFonts w:ascii="Tele-GroteskNor" w:hAnsi="Tele-GroteskNor"/>
                <w:lang w:val="en-GB"/>
              </w:rPr>
              <w:t>No retention obligation</w:t>
            </w:r>
          </w:p>
          <w:p w14:paraId="441AAC9D" w14:textId="77777777" w:rsidR="001C398B" w:rsidRDefault="001C398B" w:rsidP="006B3B3B">
            <w:pPr>
              <w:rPr>
                <w:rFonts w:ascii="Tele-GroteskNor" w:hAnsi="Tele-GroteskNor"/>
                <w:lang w:val="en-GB"/>
              </w:rPr>
            </w:pPr>
          </w:p>
          <w:p w14:paraId="4E5CCF50" w14:textId="77777777" w:rsidR="001C398B" w:rsidRDefault="001C398B" w:rsidP="006B3B3B">
            <w:pPr>
              <w:rPr>
                <w:rFonts w:ascii="Tele-GroteskNor" w:hAnsi="Tele-GroteskNor"/>
                <w:lang w:val="en-GB"/>
              </w:rPr>
            </w:pPr>
            <w:r>
              <w:rPr>
                <w:rFonts w:ascii="Tele-GroteskNor" w:hAnsi="Tele-GroteskNor"/>
                <w:lang w:val="en-GB"/>
              </w:rPr>
              <w:t>In order to be able to counter claims relating to guaranteed salary in case of illness, we recommend to retain the medical certificates and reports from the controlling doctor until 5 years after the end of the employment relationship.</w:t>
            </w:r>
          </w:p>
        </w:tc>
        <w:tc>
          <w:tcPr>
            <w:tcW w:w="2610" w:type="dxa"/>
          </w:tcPr>
          <w:p w14:paraId="598A0674" w14:textId="77777777" w:rsidR="001C398B" w:rsidRDefault="001C398B" w:rsidP="006B3B3B">
            <w:r>
              <w:rPr>
                <w:rFonts w:ascii="Tele-GroteskNor" w:hAnsi="Tele-GroteskNor"/>
                <w:lang w:val="en-GB"/>
              </w:rPr>
              <w:t>Paper or electronic</w:t>
            </w:r>
          </w:p>
        </w:tc>
        <w:tc>
          <w:tcPr>
            <w:tcW w:w="2352" w:type="dxa"/>
          </w:tcPr>
          <w:p w14:paraId="1F267A8B" w14:textId="77777777" w:rsidR="001C398B" w:rsidRDefault="001C398B" w:rsidP="006B3B3B">
            <w:pPr>
              <w:rPr>
                <w:rFonts w:ascii="Tele-GroteskNor" w:hAnsi="Tele-GroteskNor"/>
                <w:lang w:val="en-US"/>
              </w:rPr>
            </w:pPr>
            <w:r>
              <w:rPr>
                <w:rFonts w:ascii="Tele-GroteskNor" w:hAnsi="Tele-GroteskNor"/>
                <w:lang w:val="en-US"/>
              </w:rPr>
              <w:t>N/A</w:t>
            </w:r>
          </w:p>
        </w:tc>
      </w:tr>
      <w:tr w:rsidR="001C398B" w14:paraId="37748BFF" w14:textId="77777777" w:rsidTr="13F5212B">
        <w:tc>
          <w:tcPr>
            <w:tcW w:w="2689" w:type="dxa"/>
          </w:tcPr>
          <w:p w14:paraId="534A7BC9" w14:textId="77777777" w:rsidR="001C398B" w:rsidRDefault="001C398B" w:rsidP="006B3B3B">
            <w:pPr>
              <w:rPr>
                <w:rFonts w:ascii="Tele-GroteskNor" w:hAnsi="Tele-GroteskNor"/>
                <w:lang w:val="en-GB"/>
              </w:rPr>
            </w:pPr>
            <w:r>
              <w:rPr>
                <w:rFonts w:ascii="Tele-GroteskNor" w:hAnsi="Tele-GroteskNor"/>
                <w:lang w:val="en-GB"/>
              </w:rPr>
              <w:t>Redundancy records</w:t>
            </w:r>
          </w:p>
        </w:tc>
        <w:tc>
          <w:tcPr>
            <w:tcW w:w="2267" w:type="dxa"/>
          </w:tcPr>
          <w:p w14:paraId="6B7BA250" w14:textId="77777777" w:rsidR="001C398B" w:rsidRDefault="001C398B" w:rsidP="006B3B3B">
            <w:pPr>
              <w:rPr>
                <w:rFonts w:ascii="Tele-GroteskNor" w:hAnsi="Tele-GroteskNor"/>
                <w:lang w:val="en-GB"/>
              </w:rPr>
            </w:pPr>
            <w:r>
              <w:rPr>
                <w:rFonts w:ascii="Tele-GroteskNor" w:hAnsi="Tele-GroteskNor"/>
                <w:lang w:val="en-GB"/>
              </w:rPr>
              <w:t>No retention obligation</w:t>
            </w:r>
          </w:p>
          <w:p w14:paraId="010EBE2B" w14:textId="77777777" w:rsidR="001C398B" w:rsidRDefault="001C398B" w:rsidP="006B3B3B">
            <w:pPr>
              <w:rPr>
                <w:rFonts w:ascii="Tele-GroteskNor" w:hAnsi="Tele-GroteskNor"/>
                <w:lang w:val="en-GB"/>
              </w:rPr>
            </w:pPr>
          </w:p>
          <w:p w14:paraId="410033E5" w14:textId="56587491" w:rsidR="001C398B" w:rsidRDefault="001C398B" w:rsidP="006B3B3B">
            <w:pPr>
              <w:rPr>
                <w:rFonts w:ascii="Tele-GroteskNor" w:hAnsi="Tele-GroteskNor"/>
                <w:lang w:val="en-GB"/>
              </w:rPr>
            </w:pPr>
            <w:r>
              <w:rPr>
                <w:rFonts w:ascii="Tele-GroteskNor" w:hAnsi="Tele-GroteskNor"/>
                <w:lang w:val="en-GB"/>
              </w:rPr>
              <w:t xml:space="preserve">In Belgium, there are no specific redundancy records, but: </w:t>
            </w:r>
          </w:p>
          <w:p w14:paraId="3FD3A781" w14:textId="77777777" w:rsidR="001C398B" w:rsidRDefault="001C398B" w:rsidP="00C15F41">
            <w:pPr>
              <w:pStyle w:val="ListParagraph"/>
              <w:numPr>
                <w:ilvl w:val="0"/>
                <w:numId w:val="8"/>
              </w:numPr>
              <w:spacing w:after="0" w:line="240" w:lineRule="auto"/>
              <w:rPr>
                <w:rFonts w:ascii="Tele-GroteskNor" w:hAnsi="Tele-GroteskNor"/>
              </w:rPr>
            </w:pPr>
            <w:r>
              <w:rPr>
                <w:rFonts w:ascii="Tele-GroteskNor" w:hAnsi="Tele-GroteskNor"/>
                <w:sz w:val="22"/>
                <w:szCs w:val="22"/>
              </w:rPr>
              <w:t xml:space="preserve">Every termination of an employment contract has to be registered in the </w:t>
            </w:r>
            <w:proofErr w:type="spellStart"/>
            <w:r>
              <w:rPr>
                <w:rFonts w:ascii="Tele-GroteskNor" w:hAnsi="Tele-GroteskNor"/>
                <w:sz w:val="22"/>
                <w:szCs w:val="22"/>
              </w:rPr>
              <w:t>Dimona</w:t>
            </w:r>
            <w:proofErr w:type="spellEnd"/>
            <w:r>
              <w:rPr>
                <w:rFonts w:ascii="Tele-GroteskNor" w:hAnsi="Tele-GroteskNor"/>
                <w:sz w:val="22"/>
                <w:szCs w:val="22"/>
              </w:rPr>
              <w:t>-system, and will as such be preserved;</w:t>
            </w:r>
          </w:p>
          <w:p w14:paraId="35CDD0C9" w14:textId="77777777" w:rsidR="001C398B" w:rsidRDefault="001C398B" w:rsidP="006B3B3B">
            <w:pPr>
              <w:rPr>
                <w:rFonts w:ascii="Tele-GroteskNor" w:hAnsi="Tele-GroteskNor"/>
                <w:lang w:val="en-GB"/>
              </w:rPr>
            </w:pPr>
            <w:r>
              <w:rPr>
                <w:rFonts w:ascii="Tele-GroteskNor" w:hAnsi="Tele-GroteskNor"/>
                <w:lang w:val="en-GB"/>
              </w:rPr>
              <w:t xml:space="preserve"> </w:t>
            </w:r>
          </w:p>
          <w:p w14:paraId="33CF8F74" w14:textId="77777777" w:rsidR="001C398B" w:rsidRDefault="001C398B" w:rsidP="00C15F41">
            <w:pPr>
              <w:pStyle w:val="ListParagraph"/>
              <w:numPr>
                <w:ilvl w:val="0"/>
                <w:numId w:val="7"/>
              </w:numPr>
              <w:spacing w:after="0" w:line="240" w:lineRule="auto"/>
              <w:rPr>
                <w:rFonts w:ascii="Tele-GroteskNor" w:hAnsi="Tele-GroteskNor"/>
              </w:rPr>
            </w:pPr>
            <w:r>
              <w:rPr>
                <w:rFonts w:ascii="Tele-GroteskNor" w:hAnsi="Tele-GroteskNor"/>
                <w:sz w:val="22"/>
                <w:szCs w:val="22"/>
              </w:rPr>
              <w:t>Every employee leaving the company, must be provided with a C4 document mentioning the reason for termination</w:t>
            </w:r>
          </w:p>
          <w:p w14:paraId="3CBF2637" w14:textId="77777777" w:rsidR="001C398B" w:rsidRDefault="001C398B" w:rsidP="006B3B3B">
            <w:pPr>
              <w:rPr>
                <w:rFonts w:ascii="Tele-GroteskNor" w:hAnsi="Tele-GroteskNor"/>
                <w:lang w:val="en-GB"/>
              </w:rPr>
            </w:pPr>
          </w:p>
          <w:p w14:paraId="0C29D3FD" w14:textId="77777777" w:rsidR="001C398B" w:rsidRDefault="001C398B" w:rsidP="00C15F41">
            <w:pPr>
              <w:pStyle w:val="ListParagraph"/>
              <w:numPr>
                <w:ilvl w:val="0"/>
                <w:numId w:val="7"/>
              </w:numPr>
              <w:spacing w:after="0" w:line="240" w:lineRule="auto"/>
              <w:rPr>
                <w:rFonts w:ascii="Tele-GroteskNor" w:hAnsi="Tele-GroteskNor"/>
              </w:rPr>
            </w:pPr>
            <w:r>
              <w:rPr>
                <w:rFonts w:ascii="Tele-GroteskNor" w:hAnsi="Tele-GroteskNor"/>
                <w:sz w:val="22"/>
                <w:szCs w:val="22"/>
              </w:rPr>
              <w:t>Every employer who has to publish annual accounts, has to include records on how many employees entered and left the company during the accounting year.</w:t>
            </w:r>
          </w:p>
          <w:p w14:paraId="3BB659BE" w14:textId="77777777" w:rsidR="001C398B" w:rsidRDefault="001C398B" w:rsidP="006B3B3B">
            <w:pPr>
              <w:rPr>
                <w:rFonts w:ascii="Tele-GroteskNor" w:hAnsi="Tele-GroteskNor"/>
                <w:lang w:val="en-GB"/>
              </w:rPr>
            </w:pPr>
          </w:p>
          <w:p w14:paraId="01AE3873" w14:textId="05B40233" w:rsidR="001C398B" w:rsidRDefault="001C398B" w:rsidP="006B3B3B">
            <w:pPr>
              <w:rPr>
                <w:rFonts w:ascii="Tele-GroteskNor" w:hAnsi="Tele-GroteskNor"/>
                <w:lang w:val="en-GB"/>
              </w:rPr>
            </w:pPr>
            <w:r>
              <w:rPr>
                <w:rFonts w:ascii="Tele-GroteskNor" w:hAnsi="Tele-GroteskNor"/>
                <w:lang w:val="en-GB"/>
              </w:rPr>
              <w:t xml:space="preserve">Dismissal or resignation letters and agreement on termination: we </w:t>
            </w:r>
            <w:r>
              <w:rPr>
                <w:rFonts w:ascii="Tele-GroteskNor" w:hAnsi="Tele-GroteskNor"/>
                <w:lang w:val="en-GB"/>
              </w:rPr>
              <w:lastRenderedPageBreak/>
              <w:t>recommend to retain these until 1 year after the end of employment.</w:t>
            </w:r>
          </w:p>
        </w:tc>
        <w:tc>
          <w:tcPr>
            <w:tcW w:w="2610" w:type="dxa"/>
          </w:tcPr>
          <w:p w14:paraId="13B83353" w14:textId="77777777" w:rsidR="001C398B" w:rsidRDefault="001C398B" w:rsidP="006B3B3B">
            <w:r>
              <w:rPr>
                <w:rFonts w:ascii="Tele-GroteskNor" w:hAnsi="Tele-GroteskNor"/>
                <w:lang w:val="en-GB"/>
              </w:rPr>
              <w:lastRenderedPageBreak/>
              <w:t>Paper or electronic</w:t>
            </w:r>
          </w:p>
        </w:tc>
        <w:tc>
          <w:tcPr>
            <w:tcW w:w="2352" w:type="dxa"/>
          </w:tcPr>
          <w:p w14:paraId="1C95BCB1" w14:textId="77777777" w:rsidR="001C398B" w:rsidRDefault="001C398B" w:rsidP="006B3B3B">
            <w:pPr>
              <w:rPr>
                <w:rFonts w:ascii="Tele-GroteskNor" w:hAnsi="Tele-GroteskNor"/>
                <w:lang w:val="en-GB"/>
              </w:rPr>
            </w:pPr>
            <w:r>
              <w:rPr>
                <w:rFonts w:ascii="Tele-GroteskNor" w:hAnsi="Tele-GroteskNor"/>
                <w:lang w:val="en-GB"/>
              </w:rPr>
              <w:t>N/A</w:t>
            </w:r>
          </w:p>
        </w:tc>
      </w:tr>
    </w:tbl>
    <w:p w14:paraId="50997AFC" w14:textId="77777777" w:rsidR="00A114B4" w:rsidRDefault="00A114B4">
      <w:pPr>
        <w:rPr>
          <w:rFonts w:ascii="Calibri Light" w:eastAsiaTheme="majorEastAsia" w:hAnsi="Calibri Light" w:cs="Calibri Light"/>
          <w:color w:val="BD6C0C" w:themeColor="accent1" w:themeShade="BF"/>
          <w:sz w:val="26"/>
          <w:szCs w:val="26"/>
        </w:rPr>
      </w:pPr>
    </w:p>
    <w:tbl>
      <w:tblPr>
        <w:tblStyle w:val="TableGrid"/>
        <w:tblW w:w="9918" w:type="dxa"/>
        <w:tblLayout w:type="fixed"/>
        <w:tblLook w:val="04A0" w:firstRow="1" w:lastRow="0" w:firstColumn="1" w:lastColumn="0" w:noHBand="0" w:noVBand="1"/>
      </w:tblPr>
      <w:tblGrid>
        <w:gridCol w:w="2689"/>
        <w:gridCol w:w="2267"/>
        <w:gridCol w:w="2610"/>
        <w:gridCol w:w="2352"/>
      </w:tblGrid>
      <w:tr w:rsidR="0090759E" w14:paraId="206AEA67" w14:textId="77777777" w:rsidTr="13F5212B">
        <w:tc>
          <w:tcPr>
            <w:tcW w:w="9918" w:type="dxa"/>
            <w:gridSpan w:val="4"/>
            <w:shd w:val="clear" w:color="auto" w:fill="BFBFBF" w:themeFill="background1" w:themeFillShade="BF"/>
          </w:tcPr>
          <w:p w14:paraId="056F7868" w14:textId="338461DB" w:rsidR="0090759E" w:rsidRPr="002658F1" w:rsidRDefault="00A45F28" w:rsidP="006B3B3B">
            <w:pPr>
              <w:rPr>
                <w:lang w:val="en-US"/>
              </w:rPr>
            </w:pPr>
            <w:r w:rsidRPr="13F5212B">
              <w:rPr>
                <w:rFonts w:ascii="Tele-GroteskNor" w:hAnsi="Tele-GroteskNor"/>
                <w:b/>
                <w:bCs/>
                <w:sz w:val="24"/>
                <w:szCs w:val="24"/>
                <w:lang w:val="en-GB"/>
              </w:rPr>
              <w:t xml:space="preserve">HR data: </w:t>
            </w:r>
            <w:r w:rsidR="421E64C2" w:rsidRPr="13F5212B">
              <w:rPr>
                <w:rFonts w:ascii="Tele-GroteskNor" w:hAnsi="Tele-GroteskNor"/>
                <w:b/>
                <w:bCs/>
                <w:sz w:val="24"/>
                <w:szCs w:val="24"/>
                <w:lang w:val="en-GB"/>
              </w:rPr>
              <w:t>Payroll and salary records</w:t>
            </w:r>
          </w:p>
        </w:tc>
      </w:tr>
      <w:tr w:rsidR="0090759E" w14:paraId="3B52D9B1" w14:textId="77777777" w:rsidTr="13F5212B">
        <w:tc>
          <w:tcPr>
            <w:tcW w:w="2689" w:type="dxa"/>
            <w:shd w:val="clear" w:color="auto" w:fill="BFBFBF" w:themeFill="background1" w:themeFillShade="BF"/>
          </w:tcPr>
          <w:p w14:paraId="40AF22DF" w14:textId="77777777" w:rsidR="0090759E" w:rsidRDefault="0090759E" w:rsidP="006B3B3B">
            <w:pPr>
              <w:rPr>
                <w:rFonts w:ascii="Tele-GroteskNor" w:hAnsi="Tele-GroteskNor"/>
                <w:b/>
                <w:sz w:val="24"/>
                <w:lang w:val="en-GB"/>
              </w:rPr>
            </w:pPr>
            <w:r>
              <w:rPr>
                <w:rFonts w:ascii="Tele-GroteskNor" w:hAnsi="Tele-GroteskNor"/>
                <w:b/>
                <w:sz w:val="24"/>
                <w:lang w:val="en-GB"/>
              </w:rPr>
              <w:t>Record</w:t>
            </w:r>
          </w:p>
        </w:tc>
        <w:tc>
          <w:tcPr>
            <w:tcW w:w="2267" w:type="dxa"/>
            <w:shd w:val="clear" w:color="auto" w:fill="BFBFBF" w:themeFill="background1" w:themeFillShade="BF"/>
          </w:tcPr>
          <w:p w14:paraId="19D99A5C" w14:textId="77777777" w:rsidR="0090759E" w:rsidRDefault="0090759E" w:rsidP="006B3B3B">
            <w:pPr>
              <w:rPr>
                <w:rFonts w:ascii="Tele-GroteskNor" w:hAnsi="Tele-GroteskNor"/>
                <w:b/>
                <w:sz w:val="24"/>
                <w:lang w:val="en-GB"/>
              </w:rPr>
            </w:pPr>
            <w:r>
              <w:rPr>
                <w:rFonts w:ascii="Tele-GroteskNor" w:hAnsi="Tele-GroteskNor"/>
                <w:b/>
                <w:sz w:val="24"/>
                <w:lang w:val="en-GB"/>
              </w:rPr>
              <w:t>Retention period</w:t>
            </w:r>
          </w:p>
        </w:tc>
        <w:tc>
          <w:tcPr>
            <w:tcW w:w="2610" w:type="dxa"/>
            <w:shd w:val="clear" w:color="auto" w:fill="BFBFBF" w:themeFill="background1" w:themeFillShade="BF"/>
          </w:tcPr>
          <w:p w14:paraId="4C036AA0" w14:textId="77777777" w:rsidR="0090759E" w:rsidRDefault="0090759E" w:rsidP="006B3B3B">
            <w:pPr>
              <w:rPr>
                <w:rFonts w:ascii="Tele-GroteskNor" w:hAnsi="Tele-GroteskNor"/>
                <w:b/>
                <w:sz w:val="24"/>
                <w:lang w:val="en-GB"/>
              </w:rPr>
            </w:pPr>
            <w:r>
              <w:rPr>
                <w:rFonts w:ascii="Tele-GroteskNor" w:hAnsi="Tele-GroteskNor"/>
                <w:b/>
                <w:sz w:val="24"/>
                <w:lang w:val="en-GB"/>
              </w:rPr>
              <w:t>Storage Format</w:t>
            </w:r>
          </w:p>
        </w:tc>
        <w:tc>
          <w:tcPr>
            <w:tcW w:w="2352" w:type="dxa"/>
            <w:shd w:val="clear" w:color="auto" w:fill="BFBFBF" w:themeFill="background1" w:themeFillShade="BF"/>
          </w:tcPr>
          <w:p w14:paraId="3A1E6699" w14:textId="77777777" w:rsidR="0090759E" w:rsidRDefault="0090759E" w:rsidP="006B3B3B">
            <w:pPr>
              <w:rPr>
                <w:rFonts w:ascii="Tele-GroteskNor" w:hAnsi="Tele-GroteskNor"/>
                <w:b/>
                <w:sz w:val="24"/>
                <w:lang w:val="en-GB"/>
              </w:rPr>
            </w:pPr>
            <w:r>
              <w:rPr>
                <w:rFonts w:ascii="Tele-GroteskNor" w:hAnsi="Tele-GroteskNor"/>
                <w:b/>
                <w:sz w:val="24"/>
                <w:lang w:val="en-GB"/>
              </w:rPr>
              <w:t>Reference</w:t>
            </w:r>
          </w:p>
        </w:tc>
      </w:tr>
      <w:tr w:rsidR="0090759E" w14:paraId="2130834F" w14:textId="77777777" w:rsidTr="13F5212B">
        <w:tc>
          <w:tcPr>
            <w:tcW w:w="2689" w:type="dxa"/>
          </w:tcPr>
          <w:p w14:paraId="10A382D3" w14:textId="77777777" w:rsidR="0090759E" w:rsidRDefault="0090759E" w:rsidP="006B3B3B">
            <w:pPr>
              <w:rPr>
                <w:rFonts w:ascii="Tele-GroteskNor" w:hAnsi="Tele-GroteskNor"/>
                <w:lang w:val="en-GB"/>
              </w:rPr>
            </w:pPr>
            <w:r>
              <w:rPr>
                <w:rFonts w:ascii="Tele-GroteskNor" w:hAnsi="Tele-GroteskNor"/>
                <w:lang w:val="en-GB"/>
              </w:rPr>
              <w:t>Records relating to hours worked and payments made</w:t>
            </w:r>
          </w:p>
        </w:tc>
        <w:tc>
          <w:tcPr>
            <w:tcW w:w="2267" w:type="dxa"/>
          </w:tcPr>
          <w:p w14:paraId="6BDEA500" w14:textId="77777777" w:rsidR="0090759E" w:rsidRDefault="0090759E" w:rsidP="006B3B3B">
            <w:pPr>
              <w:rPr>
                <w:rFonts w:ascii="Tele-GroteskNor" w:hAnsi="Tele-GroteskNor"/>
                <w:lang w:val="en-GB"/>
              </w:rPr>
            </w:pPr>
            <w:r>
              <w:rPr>
                <w:rFonts w:ascii="Tele-GroteskNor" w:hAnsi="Tele-GroteskNor"/>
                <w:lang w:val="en-GB"/>
              </w:rPr>
              <w:t>Retention period of 5 years (pay slips, individual accounts and bank records to prove payment)</w:t>
            </w:r>
          </w:p>
        </w:tc>
        <w:tc>
          <w:tcPr>
            <w:tcW w:w="2610" w:type="dxa"/>
          </w:tcPr>
          <w:p w14:paraId="576CF4B9" w14:textId="77777777" w:rsidR="0090759E" w:rsidRDefault="0090759E" w:rsidP="006B3B3B">
            <w:pPr>
              <w:rPr>
                <w:rFonts w:ascii="Tele-GroteskNor" w:hAnsi="Tele-GroteskNor"/>
                <w:lang w:val="en-GB"/>
              </w:rPr>
            </w:pPr>
            <w:r>
              <w:rPr>
                <w:rFonts w:ascii="Tele-GroteskNor" w:hAnsi="Tele-GroteskNor"/>
                <w:lang w:val="en-GB"/>
              </w:rPr>
              <w:t>Paper or electronic</w:t>
            </w:r>
          </w:p>
        </w:tc>
        <w:tc>
          <w:tcPr>
            <w:tcW w:w="2352" w:type="dxa"/>
          </w:tcPr>
          <w:p w14:paraId="09F543A3" w14:textId="77777777" w:rsidR="0090759E" w:rsidRDefault="0090759E" w:rsidP="006B3B3B">
            <w:pPr>
              <w:rPr>
                <w:rFonts w:ascii="Tele-GroteskNor" w:hAnsi="Tele-GroteskNor"/>
                <w:lang w:val="en-GB"/>
              </w:rPr>
            </w:pPr>
            <w:r>
              <w:rPr>
                <w:rFonts w:ascii="Tele-GroteskNor" w:hAnsi="Tele-GroteskNor"/>
                <w:lang w:val="en-GB"/>
              </w:rPr>
              <w:t>Art. 16§1 Act of 3 June 2003 containing various labour provisions</w:t>
            </w:r>
          </w:p>
        </w:tc>
      </w:tr>
      <w:tr w:rsidR="0090759E" w14:paraId="5059425E" w14:textId="77777777" w:rsidTr="13F5212B">
        <w:tc>
          <w:tcPr>
            <w:tcW w:w="2689" w:type="dxa"/>
          </w:tcPr>
          <w:p w14:paraId="5D2A1EED" w14:textId="77777777" w:rsidR="0090759E" w:rsidRDefault="0090759E" w:rsidP="006B3B3B">
            <w:pPr>
              <w:rPr>
                <w:rFonts w:ascii="Tele-GroteskNor" w:hAnsi="Tele-GroteskNor"/>
                <w:lang w:val="en-GB"/>
              </w:rPr>
            </w:pPr>
            <w:r>
              <w:rPr>
                <w:rFonts w:ascii="Tele-GroteskNor" w:hAnsi="Tele-GroteskNor"/>
                <w:lang w:val="en-GB"/>
              </w:rPr>
              <w:t>National Minimum Wage Records</w:t>
            </w:r>
          </w:p>
        </w:tc>
        <w:tc>
          <w:tcPr>
            <w:tcW w:w="2267" w:type="dxa"/>
          </w:tcPr>
          <w:p w14:paraId="33F150E6" w14:textId="77777777" w:rsidR="0090759E" w:rsidRDefault="0090759E" w:rsidP="006B3B3B">
            <w:pPr>
              <w:rPr>
                <w:rFonts w:ascii="Tele-GroteskNor" w:hAnsi="Tele-GroteskNor"/>
                <w:lang w:val="en-GB"/>
              </w:rPr>
            </w:pPr>
            <w:r>
              <w:rPr>
                <w:rFonts w:ascii="Tele-GroteskNor" w:hAnsi="Tele-GroteskNor"/>
                <w:lang w:val="en-GB"/>
              </w:rPr>
              <w:t>No retention obligation</w:t>
            </w:r>
          </w:p>
        </w:tc>
        <w:tc>
          <w:tcPr>
            <w:tcW w:w="2610" w:type="dxa"/>
          </w:tcPr>
          <w:p w14:paraId="4BB9697C" w14:textId="77777777" w:rsidR="0090759E" w:rsidRDefault="0090759E" w:rsidP="006B3B3B">
            <w:pPr>
              <w:rPr>
                <w:rFonts w:ascii="Tele-GroteskNor" w:hAnsi="Tele-GroteskNor"/>
                <w:lang w:val="en-GB"/>
              </w:rPr>
            </w:pPr>
            <w:r>
              <w:rPr>
                <w:rFonts w:ascii="Tele-GroteskNor" w:hAnsi="Tele-GroteskNor"/>
                <w:lang w:val="en-GB"/>
              </w:rPr>
              <w:t>Paper or electronic</w:t>
            </w:r>
          </w:p>
        </w:tc>
        <w:tc>
          <w:tcPr>
            <w:tcW w:w="2352" w:type="dxa"/>
          </w:tcPr>
          <w:p w14:paraId="2310A366" w14:textId="77777777" w:rsidR="0090759E" w:rsidRDefault="0090759E" w:rsidP="006B3B3B">
            <w:pPr>
              <w:rPr>
                <w:rFonts w:ascii="Tele-GroteskNor" w:hAnsi="Tele-GroteskNor"/>
                <w:lang w:val="en-GB"/>
              </w:rPr>
            </w:pPr>
            <w:r>
              <w:rPr>
                <w:rFonts w:ascii="Tele-GroteskNor" w:hAnsi="Tele-GroteskNor"/>
                <w:lang w:val="en-GB"/>
              </w:rPr>
              <w:t>N/A</w:t>
            </w:r>
          </w:p>
        </w:tc>
      </w:tr>
      <w:tr w:rsidR="0090759E" w14:paraId="008E883B" w14:textId="77777777" w:rsidTr="13F5212B">
        <w:tc>
          <w:tcPr>
            <w:tcW w:w="2689" w:type="dxa"/>
          </w:tcPr>
          <w:p w14:paraId="0B53E07A" w14:textId="37C3A410" w:rsidR="0090759E" w:rsidRDefault="68549F82" w:rsidP="006B3B3B">
            <w:pPr>
              <w:rPr>
                <w:rFonts w:ascii="Tele-GroteskNor" w:hAnsi="Tele-GroteskNor"/>
                <w:lang w:val="en-GB"/>
              </w:rPr>
            </w:pPr>
            <w:r w:rsidRPr="03E68CE8">
              <w:rPr>
                <w:rFonts w:ascii="Tele-GroteskNor" w:hAnsi="Tele-GroteskNor"/>
                <w:lang w:val="en-GB"/>
              </w:rPr>
              <w:t xml:space="preserve">Wage and salary records </w:t>
            </w:r>
          </w:p>
          <w:p w14:paraId="2BD75102" w14:textId="2A166ED0" w:rsidR="0090759E" w:rsidRDefault="0090759E" w:rsidP="006B3B3B">
            <w:pPr>
              <w:rPr>
                <w:rFonts w:ascii="Tele-GroteskNor" w:hAnsi="Tele-GroteskNor"/>
                <w:lang w:val="en-GB"/>
              </w:rPr>
            </w:pPr>
            <w:r>
              <w:rPr>
                <w:rFonts w:ascii="Tele-GroteskNor" w:hAnsi="Tele-GroteskNor"/>
                <w:lang w:val="en-GB"/>
              </w:rPr>
              <w:t>(Including overtime, bonuses)</w:t>
            </w:r>
          </w:p>
        </w:tc>
        <w:tc>
          <w:tcPr>
            <w:tcW w:w="2267" w:type="dxa"/>
          </w:tcPr>
          <w:p w14:paraId="7E4B8567" w14:textId="77777777" w:rsidR="0090759E" w:rsidRDefault="0090759E" w:rsidP="006B3B3B">
            <w:pPr>
              <w:rPr>
                <w:rFonts w:ascii="Tele-GroteskNor" w:hAnsi="Tele-GroteskNor"/>
                <w:lang w:val="en-GB"/>
              </w:rPr>
            </w:pPr>
            <w:r>
              <w:rPr>
                <w:rFonts w:ascii="Tele-GroteskNor" w:hAnsi="Tele-GroteskNor"/>
                <w:lang w:val="en-GB"/>
              </w:rPr>
              <w:t xml:space="preserve">7 book years following the relevant taxable period </w:t>
            </w:r>
          </w:p>
        </w:tc>
        <w:tc>
          <w:tcPr>
            <w:tcW w:w="2610" w:type="dxa"/>
          </w:tcPr>
          <w:p w14:paraId="3249ABCB" w14:textId="77777777" w:rsidR="0090759E" w:rsidRDefault="0090759E" w:rsidP="006B3B3B">
            <w:pPr>
              <w:rPr>
                <w:rFonts w:ascii="Tele-GroteskNor" w:hAnsi="Tele-GroteskNor"/>
                <w:lang w:val="en-GB"/>
              </w:rPr>
            </w:pPr>
            <w:r>
              <w:rPr>
                <w:rFonts w:ascii="Tele-GroteskNor" w:hAnsi="Tele-GroteskNor"/>
                <w:lang w:val="en-GB"/>
              </w:rPr>
              <w:t>Paper or electronic</w:t>
            </w:r>
          </w:p>
        </w:tc>
        <w:tc>
          <w:tcPr>
            <w:tcW w:w="2352" w:type="dxa"/>
          </w:tcPr>
          <w:p w14:paraId="561F0EFB" w14:textId="1A0AAD15" w:rsidR="0090759E" w:rsidRDefault="0090759E" w:rsidP="006B3B3B">
            <w:pPr>
              <w:rPr>
                <w:rFonts w:ascii="Tele-GroteskNor" w:hAnsi="Tele-GroteskNor"/>
                <w:lang w:val="en-GB"/>
              </w:rPr>
            </w:pPr>
            <w:r>
              <w:rPr>
                <w:rFonts w:ascii="Tele-GroteskNor" w:hAnsi="Tele-GroteskNor"/>
                <w:lang w:val="en-GB"/>
              </w:rPr>
              <w:t>General income tax retention period; Article 315 Income Tax Code</w:t>
            </w:r>
          </w:p>
        </w:tc>
      </w:tr>
      <w:tr w:rsidR="0090759E" w14:paraId="52763373" w14:textId="77777777" w:rsidTr="13F5212B">
        <w:tc>
          <w:tcPr>
            <w:tcW w:w="2689" w:type="dxa"/>
          </w:tcPr>
          <w:p w14:paraId="770CF920" w14:textId="77777777" w:rsidR="0090759E" w:rsidRDefault="0090759E" w:rsidP="006B3B3B">
            <w:pPr>
              <w:rPr>
                <w:rFonts w:ascii="Tele-GroteskNor" w:hAnsi="Tele-GroteskNor"/>
                <w:lang w:val="en-GB"/>
              </w:rPr>
            </w:pPr>
            <w:r>
              <w:rPr>
                <w:rFonts w:ascii="Tele-GroteskNor" w:hAnsi="Tele-GroteskNor"/>
                <w:lang w:val="en-GB"/>
              </w:rPr>
              <w:t>Statutory Maternity, paternity Pay records.</w:t>
            </w:r>
          </w:p>
        </w:tc>
        <w:tc>
          <w:tcPr>
            <w:tcW w:w="2267" w:type="dxa"/>
          </w:tcPr>
          <w:p w14:paraId="47BE3B95" w14:textId="77777777" w:rsidR="0090759E" w:rsidRDefault="0090759E" w:rsidP="006B3B3B">
            <w:pPr>
              <w:rPr>
                <w:rFonts w:ascii="Tele-GroteskNor" w:hAnsi="Tele-GroteskNor"/>
                <w:lang w:val="en-GB"/>
              </w:rPr>
            </w:pPr>
            <w:r>
              <w:rPr>
                <w:rFonts w:ascii="Tele-GroteskNor" w:hAnsi="Tele-GroteskNor"/>
                <w:lang w:val="en-GB"/>
              </w:rPr>
              <w:t xml:space="preserve">7 book years following the relevant taxable period </w:t>
            </w:r>
          </w:p>
          <w:p w14:paraId="6800AB5A" w14:textId="77777777" w:rsidR="0090759E" w:rsidRDefault="0090759E" w:rsidP="006B3B3B">
            <w:pPr>
              <w:rPr>
                <w:rFonts w:ascii="Tele-GroteskNor" w:hAnsi="Tele-GroteskNor"/>
                <w:lang w:val="en-GB"/>
              </w:rPr>
            </w:pPr>
          </w:p>
        </w:tc>
        <w:tc>
          <w:tcPr>
            <w:tcW w:w="2610" w:type="dxa"/>
          </w:tcPr>
          <w:p w14:paraId="7CBA8EEF" w14:textId="77777777" w:rsidR="0090759E" w:rsidRDefault="0090759E" w:rsidP="006B3B3B">
            <w:pPr>
              <w:rPr>
                <w:rFonts w:ascii="Tele-GroteskNor" w:hAnsi="Tele-GroteskNor"/>
                <w:lang w:val="en-GB"/>
              </w:rPr>
            </w:pPr>
            <w:r>
              <w:rPr>
                <w:rFonts w:ascii="Tele-GroteskNor" w:hAnsi="Tele-GroteskNor"/>
                <w:lang w:val="en-GB"/>
              </w:rPr>
              <w:t>Paper or electronic</w:t>
            </w:r>
          </w:p>
        </w:tc>
        <w:tc>
          <w:tcPr>
            <w:tcW w:w="2352" w:type="dxa"/>
          </w:tcPr>
          <w:p w14:paraId="1C0A4E9A" w14:textId="77777777" w:rsidR="0090759E" w:rsidRDefault="0090759E" w:rsidP="006B3B3B">
            <w:pPr>
              <w:rPr>
                <w:rFonts w:ascii="Tele-GroteskNor" w:hAnsi="Tele-GroteskNor"/>
                <w:lang w:val="en-GB"/>
              </w:rPr>
            </w:pPr>
            <w:r>
              <w:rPr>
                <w:rFonts w:ascii="Tele-GroteskNor" w:hAnsi="Tele-GroteskNor"/>
                <w:lang w:val="en-GB"/>
              </w:rPr>
              <w:t>General income tax retention period; Article 315 Income Tax Code</w:t>
            </w:r>
          </w:p>
        </w:tc>
      </w:tr>
      <w:tr w:rsidR="0090759E" w14:paraId="032F183A" w14:textId="77777777" w:rsidTr="13F5212B">
        <w:tc>
          <w:tcPr>
            <w:tcW w:w="2689" w:type="dxa"/>
          </w:tcPr>
          <w:p w14:paraId="1BA0A3E3" w14:textId="77777777" w:rsidR="0090759E" w:rsidRDefault="0090759E" w:rsidP="006B3B3B">
            <w:pPr>
              <w:rPr>
                <w:rFonts w:ascii="Tele-GroteskNor" w:hAnsi="Tele-GroteskNor"/>
                <w:lang w:val="en-GB"/>
              </w:rPr>
            </w:pPr>
            <w:r>
              <w:rPr>
                <w:rFonts w:ascii="Tele-GroteskNor" w:hAnsi="Tele-GroteskNor"/>
                <w:lang w:val="en-GB"/>
              </w:rPr>
              <w:t>Retirement/Pension benefit Scheme</w:t>
            </w:r>
          </w:p>
        </w:tc>
        <w:tc>
          <w:tcPr>
            <w:tcW w:w="2267" w:type="dxa"/>
          </w:tcPr>
          <w:p w14:paraId="7CBBFE86" w14:textId="77777777" w:rsidR="0090759E" w:rsidRDefault="0090759E" w:rsidP="006B3B3B">
            <w:pPr>
              <w:rPr>
                <w:rFonts w:ascii="Tele-GroteskNor" w:hAnsi="Tele-GroteskNor"/>
                <w:lang w:val="en-GB"/>
              </w:rPr>
            </w:pPr>
            <w:r>
              <w:rPr>
                <w:rFonts w:ascii="Tele-GroteskNor" w:hAnsi="Tele-GroteskNor"/>
                <w:lang w:val="en-GB"/>
              </w:rPr>
              <w:t xml:space="preserve">7 book years following the relevant taxable period </w:t>
            </w:r>
          </w:p>
        </w:tc>
        <w:tc>
          <w:tcPr>
            <w:tcW w:w="2610" w:type="dxa"/>
          </w:tcPr>
          <w:p w14:paraId="53204A52" w14:textId="77777777" w:rsidR="0090759E" w:rsidRDefault="0090759E" w:rsidP="006B3B3B">
            <w:pPr>
              <w:rPr>
                <w:rFonts w:ascii="Tele-GroteskNor" w:hAnsi="Tele-GroteskNor"/>
                <w:lang w:val="en-GB"/>
              </w:rPr>
            </w:pPr>
            <w:r>
              <w:rPr>
                <w:rFonts w:ascii="Tele-GroteskNor" w:hAnsi="Tele-GroteskNor"/>
                <w:lang w:val="en-GB"/>
              </w:rPr>
              <w:t>Paper or electronic</w:t>
            </w:r>
          </w:p>
        </w:tc>
        <w:tc>
          <w:tcPr>
            <w:tcW w:w="2352" w:type="dxa"/>
          </w:tcPr>
          <w:p w14:paraId="18D01E82" w14:textId="77777777" w:rsidR="0090759E" w:rsidRDefault="0090759E" w:rsidP="006B3B3B">
            <w:pPr>
              <w:rPr>
                <w:rFonts w:ascii="Tele-GroteskNor" w:hAnsi="Tele-GroteskNor"/>
                <w:lang w:val="en-GB"/>
              </w:rPr>
            </w:pPr>
            <w:r>
              <w:rPr>
                <w:rFonts w:ascii="Tele-GroteskNor" w:hAnsi="Tele-GroteskNor"/>
                <w:lang w:val="en-GB"/>
              </w:rPr>
              <w:t>General income tax retention period; Article 315 Income Tax Code</w:t>
            </w:r>
          </w:p>
        </w:tc>
      </w:tr>
    </w:tbl>
    <w:p w14:paraId="57FB2B07" w14:textId="77777777" w:rsidR="007674F2" w:rsidRDefault="007674F2" w:rsidP="007674F2">
      <w:pPr>
        <w:rPr>
          <w:rFonts w:ascii="Tele-GroteskNor" w:hAnsi="Tele-GroteskNor"/>
        </w:rPr>
      </w:pPr>
    </w:p>
    <w:tbl>
      <w:tblPr>
        <w:tblStyle w:val="TableGrid"/>
        <w:tblW w:w="9918" w:type="dxa"/>
        <w:tblLayout w:type="fixed"/>
        <w:tblLook w:val="04A0" w:firstRow="1" w:lastRow="0" w:firstColumn="1" w:lastColumn="0" w:noHBand="0" w:noVBand="1"/>
      </w:tblPr>
      <w:tblGrid>
        <w:gridCol w:w="2689"/>
        <w:gridCol w:w="2267"/>
        <w:gridCol w:w="2610"/>
        <w:gridCol w:w="2352"/>
      </w:tblGrid>
      <w:tr w:rsidR="007674F2" w14:paraId="78297B84" w14:textId="77777777" w:rsidTr="13F5212B">
        <w:tc>
          <w:tcPr>
            <w:tcW w:w="9918" w:type="dxa"/>
            <w:gridSpan w:val="4"/>
            <w:shd w:val="clear" w:color="auto" w:fill="BFBFBF" w:themeFill="background1" w:themeFillShade="BF"/>
          </w:tcPr>
          <w:p w14:paraId="1A422F9E" w14:textId="38B8081C" w:rsidR="007674F2" w:rsidRDefault="795C6F44" w:rsidP="006B3B3B">
            <w:r w:rsidRPr="13F5212B">
              <w:rPr>
                <w:rFonts w:ascii="Tele-GroteskNor" w:hAnsi="Tele-GroteskNor"/>
                <w:b/>
                <w:bCs/>
                <w:sz w:val="24"/>
                <w:szCs w:val="24"/>
                <w:lang w:val="en-GB"/>
              </w:rPr>
              <w:t xml:space="preserve">Financial </w:t>
            </w:r>
            <w:r w:rsidR="00A45F28" w:rsidRPr="13F5212B">
              <w:rPr>
                <w:rFonts w:ascii="Tele-GroteskNor" w:hAnsi="Tele-GroteskNor"/>
                <w:b/>
                <w:bCs/>
                <w:sz w:val="24"/>
                <w:szCs w:val="24"/>
                <w:lang w:val="en-GB"/>
              </w:rPr>
              <w:t>data</w:t>
            </w:r>
          </w:p>
        </w:tc>
      </w:tr>
      <w:tr w:rsidR="007674F2" w14:paraId="07D363D7" w14:textId="77777777" w:rsidTr="13F5212B">
        <w:tc>
          <w:tcPr>
            <w:tcW w:w="2689" w:type="dxa"/>
            <w:shd w:val="clear" w:color="auto" w:fill="BFBFBF" w:themeFill="background1" w:themeFillShade="BF"/>
          </w:tcPr>
          <w:p w14:paraId="6A745CDA" w14:textId="77777777" w:rsidR="007674F2" w:rsidRDefault="007674F2" w:rsidP="006B3B3B">
            <w:pPr>
              <w:rPr>
                <w:rFonts w:ascii="Tele-GroteskNor" w:hAnsi="Tele-GroteskNor"/>
                <w:b/>
                <w:sz w:val="24"/>
                <w:lang w:val="en-GB"/>
              </w:rPr>
            </w:pPr>
            <w:r>
              <w:rPr>
                <w:rFonts w:ascii="Tele-GroteskNor" w:hAnsi="Tele-GroteskNor"/>
                <w:b/>
                <w:sz w:val="24"/>
                <w:lang w:val="en-GB"/>
              </w:rPr>
              <w:t>Record</w:t>
            </w:r>
          </w:p>
        </w:tc>
        <w:tc>
          <w:tcPr>
            <w:tcW w:w="2267" w:type="dxa"/>
            <w:shd w:val="clear" w:color="auto" w:fill="BFBFBF" w:themeFill="background1" w:themeFillShade="BF"/>
          </w:tcPr>
          <w:p w14:paraId="0D1B189A" w14:textId="77777777" w:rsidR="007674F2" w:rsidRDefault="007674F2" w:rsidP="006B3B3B">
            <w:pPr>
              <w:rPr>
                <w:rFonts w:ascii="Tele-GroteskNor" w:hAnsi="Tele-GroteskNor"/>
                <w:b/>
                <w:sz w:val="24"/>
                <w:lang w:val="en-GB"/>
              </w:rPr>
            </w:pPr>
            <w:r>
              <w:rPr>
                <w:rFonts w:ascii="Tele-GroteskNor" w:hAnsi="Tele-GroteskNor"/>
                <w:b/>
                <w:sz w:val="24"/>
                <w:lang w:val="en-GB"/>
              </w:rPr>
              <w:t>Retention period</w:t>
            </w:r>
          </w:p>
        </w:tc>
        <w:tc>
          <w:tcPr>
            <w:tcW w:w="2610" w:type="dxa"/>
            <w:shd w:val="clear" w:color="auto" w:fill="BFBFBF" w:themeFill="background1" w:themeFillShade="BF"/>
          </w:tcPr>
          <w:p w14:paraId="638B73A8" w14:textId="77777777" w:rsidR="007674F2" w:rsidRDefault="007674F2" w:rsidP="006B3B3B">
            <w:pPr>
              <w:rPr>
                <w:rFonts w:ascii="Tele-GroteskNor" w:hAnsi="Tele-GroteskNor"/>
                <w:b/>
                <w:sz w:val="24"/>
                <w:lang w:val="en-GB"/>
              </w:rPr>
            </w:pPr>
            <w:r>
              <w:rPr>
                <w:rFonts w:ascii="Tele-GroteskNor" w:hAnsi="Tele-GroteskNor"/>
                <w:b/>
                <w:sz w:val="24"/>
                <w:lang w:val="en-GB"/>
              </w:rPr>
              <w:t>Storage Format</w:t>
            </w:r>
          </w:p>
        </w:tc>
        <w:tc>
          <w:tcPr>
            <w:tcW w:w="2352" w:type="dxa"/>
            <w:shd w:val="clear" w:color="auto" w:fill="BFBFBF" w:themeFill="background1" w:themeFillShade="BF"/>
          </w:tcPr>
          <w:p w14:paraId="77E0D835" w14:textId="77777777" w:rsidR="007674F2" w:rsidRDefault="007674F2" w:rsidP="006B3B3B">
            <w:pPr>
              <w:rPr>
                <w:rFonts w:ascii="Tele-GroteskNor" w:hAnsi="Tele-GroteskNor"/>
                <w:b/>
                <w:sz w:val="24"/>
                <w:lang w:val="en-GB"/>
              </w:rPr>
            </w:pPr>
            <w:r>
              <w:rPr>
                <w:rFonts w:ascii="Tele-GroteskNor" w:hAnsi="Tele-GroteskNor"/>
                <w:b/>
                <w:sz w:val="24"/>
                <w:lang w:val="en-GB"/>
              </w:rPr>
              <w:t>Reference</w:t>
            </w:r>
          </w:p>
        </w:tc>
      </w:tr>
      <w:tr w:rsidR="007674F2" w14:paraId="66853205" w14:textId="77777777" w:rsidTr="13F5212B">
        <w:trPr>
          <w:trHeight w:val="106"/>
        </w:trPr>
        <w:tc>
          <w:tcPr>
            <w:tcW w:w="2689" w:type="dxa"/>
          </w:tcPr>
          <w:p w14:paraId="53A9E8E0" w14:textId="77777777" w:rsidR="007674F2" w:rsidRDefault="007674F2" w:rsidP="006B3B3B">
            <w:pPr>
              <w:rPr>
                <w:rFonts w:ascii="Tele-GroteskNor" w:hAnsi="Tele-GroteskNor"/>
                <w:lang w:val="en-GB"/>
              </w:rPr>
            </w:pPr>
            <w:r>
              <w:rPr>
                <w:rFonts w:ascii="Tele-GroteskNor" w:hAnsi="Tele-GroteskNor"/>
                <w:lang w:val="en-GB"/>
              </w:rPr>
              <w:t>Supplier Contracts</w:t>
            </w:r>
          </w:p>
        </w:tc>
        <w:tc>
          <w:tcPr>
            <w:tcW w:w="2267" w:type="dxa"/>
          </w:tcPr>
          <w:p w14:paraId="3857B4F0" w14:textId="77777777" w:rsidR="007674F2" w:rsidRDefault="007674F2" w:rsidP="006B3B3B">
            <w:pPr>
              <w:rPr>
                <w:rFonts w:ascii="Tele-GroteskNor" w:hAnsi="Tele-GroteskNor"/>
                <w:lang w:val="en-GB"/>
              </w:rPr>
            </w:pPr>
            <w:r>
              <w:rPr>
                <w:rFonts w:ascii="Tele-GroteskNor" w:hAnsi="Tele-GroteskNor"/>
                <w:lang w:val="en-GB"/>
              </w:rPr>
              <w:t>A) 12 years after contract has come to an end</w:t>
            </w:r>
          </w:p>
          <w:p w14:paraId="17C533AE" w14:textId="77777777" w:rsidR="007674F2" w:rsidRDefault="007674F2" w:rsidP="006B3B3B">
            <w:pPr>
              <w:rPr>
                <w:rFonts w:ascii="Tele-GroteskNor" w:hAnsi="Tele-GroteskNor"/>
                <w:lang w:val="en-GB"/>
              </w:rPr>
            </w:pPr>
          </w:p>
          <w:p w14:paraId="035C618C" w14:textId="77777777" w:rsidR="007674F2" w:rsidRDefault="007674F2" w:rsidP="006B3B3B">
            <w:pPr>
              <w:rPr>
                <w:rFonts w:ascii="Tele-GroteskNor" w:hAnsi="Tele-GroteskNor"/>
                <w:lang w:val="en-GB"/>
              </w:rPr>
            </w:pPr>
            <w:r>
              <w:rPr>
                <w:rFonts w:ascii="Tele-GroteskNor" w:hAnsi="Tele-GroteskNor"/>
                <w:lang w:val="en-GB"/>
              </w:rPr>
              <w:t>B) 7 book years following the relevant taxable period (income tax)</w:t>
            </w:r>
          </w:p>
          <w:p w14:paraId="0A16E857" w14:textId="77777777" w:rsidR="007674F2" w:rsidRDefault="007674F2" w:rsidP="006B3B3B">
            <w:pPr>
              <w:rPr>
                <w:rFonts w:ascii="Tele-GroteskNor" w:hAnsi="Tele-GroteskNor"/>
                <w:lang w:val="en-GB"/>
              </w:rPr>
            </w:pPr>
          </w:p>
          <w:p w14:paraId="2BDC1917" w14:textId="77777777" w:rsidR="007674F2" w:rsidRDefault="007674F2" w:rsidP="006B3B3B">
            <w:pPr>
              <w:rPr>
                <w:rFonts w:ascii="Tele-GroteskNor" w:hAnsi="Tele-GroteskNor"/>
                <w:lang w:val="en-GB"/>
              </w:rPr>
            </w:pPr>
            <w:r>
              <w:rPr>
                <w:rFonts w:ascii="Tele-GroteskNor" w:hAnsi="Tele-GroteskNor"/>
                <w:lang w:val="en-GB"/>
              </w:rPr>
              <w:t xml:space="preserve">C) 7 years as from 1 January of the year following the contract date (VAT); could be extended to 15 or 25 years (with respect to contracts relating to the construction or acquisition of (rights in </w:t>
            </w:r>
            <w:r>
              <w:rPr>
                <w:rFonts w:ascii="Tele-GroteskNor" w:hAnsi="Tele-GroteskNor"/>
                <w:lang w:val="en-GB"/>
              </w:rPr>
              <w:lastRenderedPageBreak/>
              <w:t>rem relating to) real estate)</w:t>
            </w:r>
          </w:p>
        </w:tc>
        <w:tc>
          <w:tcPr>
            <w:tcW w:w="2610" w:type="dxa"/>
          </w:tcPr>
          <w:p w14:paraId="35BB45C6" w14:textId="77777777" w:rsidR="007674F2" w:rsidRDefault="007674F2" w:rsidP="006B3B3B">
            <w:pPr>
              <w:rPr>
                <w:rFonts w:ascii="Tele-GroteskNor" w:hAnsi="Tele-GroteskNor"/>
                <w:lang w:val="en-GB"/>
              </w:rPr>
            </w:pPr>
            <w:r>
              <w:rPr>
                <w:rFonts w:ascii="Tele-GroteskNor" w:hAnsi="Tele-GroteskNor"/>
                <w:lang w:val="en-GB"/>
              </w:rPr>
              <w:lastRenderedPageBreak/>
              <w:t>Paper or electronic</w:t>
            </w:r>
          </w:p>
        </w:tc>
        <w:tc>
          <w:tcPr>
            <w:tcW w:w="2352" w:type="dxa"/>
          </w:tcPr>
          <w:p w14:paraId="6C707C2B" w14:textId="77777777" w:rsidR="007674F2" w:rsidRDefault="007674F2" w:rsidP="006B3B3B">
            <w:pPr>
              <w:rPr>
                <w:rFonts w:ascii="Tele-GroteskNor" w:hAnsi="Tele-GroteskNor"/>
                <w:lang w:val="en-GB"/>
              </w:rPr>
            </w:pPr>
            <w:r>
              <w:rPr>
                <w:rFonts w:ascii="Tele-GroteskNor" w:hAnsi="Tele-GroteskNor"/>
                <w:lang w:val="en-GB"/>
              </w:rPr>
              <w:t>A) Statutory limitation of contractual liability + 2 years in case of stay of proceedings; Article 2262bis, §1 Civil Code</w:t>
            </w:r>
          </w:p>
          <w:p w14:paraId="32586326" w14:textId="77777777" w:rsidR="007674F2" w:rsidRDefault="007674F2" w:rsidP="006B3B3B">
            <w:pPr>
              <w:rPr>
                <w:rFonts w:ascii="Tele-GroteskNor" w:hAnsi="Tele-GroteskNor"/>
                <w:lang w:val="en-GB"/>
              </w:rPr>
            </w:pPr>
          </w:p>
          <w:p w14:paraId="03E08771" w14:textId="77777777" w:rsidR="007674F2" w:rsidRDefault="007674F2" w:rsidP="006B3B3B">
            <w:pPr>
              <w:rPr>
                <w:rFonts w:ascii="Tele-GroteskNor" w:hAnsi="Tele-GroteskNor"/>
                <w:lang w:val="en-GB"/>
              </w:rPr>
            </w:pPr>
            <w:r>
              <w:rPr>
                <w:rFonts w:ascii="Tele-GroteskNor" w:hAnsi="Tele-GroteskNor"/>
                <w:lang w:val="en-GB"/>
              </w:rPr>
              <w:t>B) General income tax retention period; Article 315 Income Tax Code</w:t>
            </w:r>
          </w:p>
          <w:p w14:paraId="57B8BD56" w14:textId="77777777" w:rsidR="007674F2" w:rsidRDefault="007674F2" w:rsidP="006B3B3B">
            <w:pPr>
              <w:rPr>
                <w:rFonts w:ascii="Tele-GroteskNor" w:hAnsi="Tele-GroteskNor"/>
                <w:lang w:val="en-GB"/>
              </w:rPr>
            </w:pPr>
          </w:p>
          <w:p w14:paraId="0CB3BDCE" w14:textId="4BC1C4CC" w:rsidR="007674F2" w:rsidRDefault="3972E1E4" w:rsidP="006B3B3B">
            <w:pPr>
              <w:rPr>
                <w:rFonts w:ascii="Tele-GroteskNor" w:hAnsi="Tele-GroteskNor"/>
                <w:lang w:val="en-GB"/>
              </w:rPr>
            </w:pPr>
            <w:r w:rsidRPr="03E68CE8">
              <w:rPr>
                <w:rFonts w:ascii="Tele-GroteskNor" w:hAnsi="Tele-GroteskNor"/>
                <w:lang w:val="en-GB"/>
              </w:rPr>
              <w:t>C) General VAT retention period; Article 60, §4 VAT Code; specific retention periods of 15 years (for contracts relating to the construction/acquisitio</w:t>
            </w:r>
            <w:r w:rsidRPr="03E68CE8">
              <w:rPr>
                <w:rFonts w:ascii="Tele-GroteskNor" w:hAnsi="Tele-GroteskNor"/>
                <w:lang w:val="en-GB"/>
              </w:rPr>
              <w:lastRenderedPageBreak/>
              <w:t xml:space="preserve">n of (rights in rem relating to) real estate) or 25 years (for contracts relating to real estate lease subject to VAT) (Article 11, §4 of the Royal Decree no. 3 of 10 December 1969) </w:t>
            </w:r>
          </w:p>
        </w:tc>
      </w:tr>
      <w:tr w:rsidR="007674F2" w14:paraId="5C39F764" w14:textId="77777777" w:rsidTr="13F5212B">
        <w:trPr>
          <w:trHeight w:val="106"/>
        </w:trPr>
        <w:tc>
          <w:tcPr>
            <w:tcW w:w="2689" w:type="dxa"/>
          </w:tcPr>
          <w:p w14:paraId="1EDCCDC6" w14:textId="77777777" w:rsidR="007674F2" w:rsidRDefault="007674F2" w:rsidP="006B3B3B">
            <w:pPr>
              <w:rPr>
                <w:rFonts w:ascii="Tele-GroteskNor" w:hAnsi="Tele-GroteskNor"/>
                <w:lang w:val="en-GB"/>
              </w:rPr>
            </w:pPr>
            <w:r>
              <w:rPr>
                <w:rFonts w:ascii="Tele-GroteskNor" w:hAnsi="Tele-GroteskNor"/>
                <w:lang w:val="en-GB"/>
              </w:rPr>
              <w:lastRenderedPageBreak/>
              <w:t>Purchase Invoices</w:t>
            </w:r>
          </w:p>
        </w:tc>
        <w:tc>
          <w:tcPr>
            <w:tcW w:w="2267" w:type="dxa"/>
          </w:tcPr>
          <w:p w14:paraId="17CEE43F" w14:textId="77777777" w:rsidR="007674F2" w:rsidRDefault="007674F2" w:rsidP="006B3B3B">
            <w:pPr>
              <w:rPr>
                <w:rFonts w:ascii="Tele-GroteskNor" w:hAnsi="Tele-GroteskNor"/>
                <w:lang w:val="en-GB"/>
              </w:rPr>
            </w:pPr>
            <w:r>
              <w:rPr>
                <w:rFonts w:ascii="Tele-GroteskNor" w:hAnsi="Tele-GroteskNor"/>
                <w:lang w:val="en-GB"/>
              </w:rPr>
              <w:t xml:space="preserve">A) In case no additional contract was entered into: 12 years after purchase </w:t>
            </w:r>
          </w:p>
          <w:p w14:paraId="77170B04" w14:textId="77777777" w:rsidR="007674F2" w:rsidRDefault="007674F2" w:rsidP="006B3B3B">
            <w:pPr>
              <w:rPr>
                <w:rFonts w:ascii="Tele-GroteskNor" w:hAnsi="Tele-GroteskNor"/>
                <w:lang w:val="en-GB"/>
              </w:rPr>
            </w:pPr>
          </w:p>
          <w:p w14:paraId="4A0E9941" w14:textId="77777777" w:rsidR="007674F2" w:rsidRDefault="007674F2" w:rsidP="006B3B3B">
            <w:pPr>
              <w:rPr>
                <w:rFonts w:ascii="Tele-GroteskNor" w:hAnsi="Tele-GroteskNor"/>
                <w:lang w:val="en-GB"/>
              </w:rPr>
            </w:pPr>
            <w:r>
              <w:rPr>
                <w:rFonts w:ascii="Tele-GroteskNor" w:hAnsi="Tele-GroteskNor"/>
                <w:lang w:val="en-GB"/>
              </w:rPr>
              <w:t>B) In case another contract was entered into: 7 years after purchase</w:t>
            </w:r>
          </w:p>
          <w:p w14:paraId="2D1A35BF" w14:textId="77777777" w:rsidR="007674F2" w:rsidRDefault="007674F2" w:rsidP="006B3B3B">
            <w:pPr>
              <w:rPr>
                <w:rFonts w:ascii="Tele-GroteskNor" w:hAnsi="Tele-GroteskNor"/>
                <w:lang w:val="en-GB"/>
              </w:rPr>
            </w:pPr>
          </w:p>
          <w:p w14:paraId="618C9FC6" w14:textId="77777777" w:rsidR="007674F2" w:rsidRDefault="007674F2" w:rsidP="006B3B3B">
            <w:pPr>
              <w:rPr>
                <w:rFonts w:ascii="Tele-GroteskNor" w:hAnsi="Tele-GroteskNor"/>
                <w:lang w:val="en-GB"/>
              </w:rPr>
            </w:pPr>
            <w:r>
              <w:rPr>
                <w:rFonts w:ascii="Tele-GroteskNor" w:hAnsi="Tele-GroteskNor"/>
                <w:lang w:val="en-GB"/>
              </w:rPr>
              <w:t>C) 7 book years following the relevant taxable period (income tax)</w:t>
            </w:r>
          </w:p>
          <w:p w14:paraId="6ADA6264" w14:textId="77777777" w:rsidR="007674F2" w:rsidRDefault="007674F2" w:rsidP="006B3B3B">
            <w:pPr>
              <w:rPr>
                <w:rFonts w:ascii="Tele-GroteskNor" w:hAnsi="Tele-GroteskNor"/>
                <w:lang w:val="en-GB"/>
              </w:rPr>
            </w:pPr>
          </w:p>
          <w:p w14:paraId="56FD9302" w14:textId="77777777" w:rsidR="007674F2" w:rsidRDefault="007674F2" w:rsidP="006B3B3B">
            <w:pPr>
              <w:rPr>
                <w:rFonts w:ascii="Tele-GroteskNor" w:hAnsi="Tele-GroteskNor"/>
                <w:lang w:val="en-GB"/>
              </w:rPr>
            </w:pPr>
            <w:r>
              <w:rPr>
                <w:rFonts w:ascii="Tele-GroteskNor" w:hAnsi="Tele-GroteskNor"/>
                <w:lang w:val="en-GB"/>
              </w:rPr>
              <w:t>D) 7 years as from 1 January of the year following the issuance date (VAT); could be extended to 15 or 25 years (with respect to contracts relating to the construction or acquisition of (rights in rem relating to) real estate)</w:t>
            </w:r>
          </w:p>
        </w:tc>
        <w:tc>
          <w:tcPr>
            <w:tcW w:w="2610" w:type="dxa"/>
          </w:tcPr>
          <w:p w14:paraId="58FD9728" w14:textId="77777777" w:rsidR="007674F2" w:rsidRDefault="007674F2" w:rsidP="006B3B3B">
            <w:pPr>
              <w:rPr>
                <w:rFonts w:ascii="Tele-GroteskNor" w:hAnsi="Tele-GroteskNor"/>
                <w:lang w:val="en-GB"/>
              </w:rPr>
            </w:pPr>
            <w:r>
              <w:rPr>
                <w:rFonts w:ascii="Tele-GroteskNor" w:hAnsi="Tele-GroteskNor"/>
                <w:lang w:val="en-GB"/>
              </w:rPr>
              <w:t>Paper or electronic (provided the authenticity, integrity and readability of the invoices can be guaranteed)</w:t>
            </w:r>
          </w:p>
        </w:tc>
        <w:tc>
          <w:tcPr>
            <w:tcW w:w="2352" w:type="dxa"/>
          </w:tcPr>
          <w:p w14:paraId="139CB4CC" w14:textId="77777777" w:rsidR="007674F2" w:rsidRDefault="007674F2" w:rsidP="006B3B3B">
            <w:pPr>
              <w:rPr>
                <w:rFonts w:ascii="Tele-GroteskNor" w:hAnsi="Tele-GroteskNor"/>
                <w:lang w:val="en-GB"/>
              </w:rPr>
            </w:pPr>
            <w:r>
              <w:rPr>
                <w:rFonts w:ascii="Tele-GroteskNor" w:hAnsi="Tele-GroteskNor"/>
                <w:lang w:val="en-GB"/>
              </w:rPr>
              <w:t>A) Statutory limitation of contractual liability + 2 years in case of stay of proceedings; Article 2262bis, §1 Civil Code which exceeds tax purposes (see B)</w:t>
            </w:r>
          </w:p>
          <w:p w14:paraId="7DD0B2B9" w14:textId="77777777" w:rsidR="007674F2" w:rsidRDefault="007674F2" w:rsidP="006B3B3B">
            <w:pPr>
              <w:rPr>
                <w:rFonts w:ascii="Tele-GroteskNor" w:hAnsi="Tele-GroteskNor"/>
                <w:lang w:val="en-GB"/>
              </w:rPr>
            </w:pPr>
          </w:p>
          <w:p w14:paraId="4A656163" w14:textId="77777777" w:rsidR="007674F2" w:rsidRDefault="007674F2" w:rsidP="006B3B3B">
            <w:pPr>
              <w:rPr>
                <w:rFonts w:ascii="Tele-GroteskNor" w:hAnsi="Tele-GroteskNor"/>
                <w:lang w:val="en-GB"/>
              </w:rPr>
            </w:pPr>
            <w:r>
              <w:rPr>
                <w:rFonts w:ascii="Tele-GroteskNor" w:hAnsi="Tele-GroteskNor"/>
                <w:lang w:val="en-GB"/>
              </w:rPr>
              <w:t>B) Accounting purposes: Article III.86 Code of Economic Law (documentary evidence toward 3</w:t>
            </w:r>
            <w:r>
              <w:rPr>
                <w:rFonts w:ascii="Tele-GroteskNor" w:hAnsi="Tele-GroteskNor"/>
                <w:vertAlign w:val="superscript"/>
                <w:lang w:val="en-GB"/>
              </w:rPr>
              <w:t>rd</w:t>
            </w:r>
            <w:r>
              <w:rPr>
                <w:rFonts w:ascii="Tele-GroteskNor" w:hAnsi="Tele-GroteskNor"/>
                <w:lang w:val="en-GB"/>
              </w:rPr>
              <w:t xml:space="preserve"> parties)</w:t>
            </w:r>
          </w:p>
          <w:p w14:paraId="2E55E84F" w14:textId="77777777" w:rsidR="007674F2" w:rsidRDefault="007674F2" w:rsidP="006B3B3B">
            <w:pPr>
              <w:rPr>
                <w:rFonts w:ascii="Tele-GroteskNor" w:hAnsi="Tele-GroteskNor"/>
                <w:lang w:val="en-GB"/>
              </w:rPr>
            </w:pPr>
          </w:p>
          <w:p w14:paraId="30BDF445" w14:textId="77777777" w:rsidR="007674F2" w:rsidRDefault="007674F2" w:rsidP="006B3B3B">
            <w:pPr>
              <w:rPr>
                <w:rFonts w:ascii="Tele-GroteskNor" w:hAnsi="Tele-GroteskNor"/>
                <w:lang w:val="en-GB"/>
              </w:rPr>
            </w:pPr>
            <w:r>
              <w:rPr>
                <w:rFonts w:ascii="Tele-GroteskNor" w:hAnsi="Tele-GroteskNor"/>
                <w:lang w:val="en-GB"/>
              </w:rPr>
              <w:t>C) General income tax retention period; Article 315 Income Tax Code</w:t>
            </w:r>
          </w:p>
          <w:p w14:paraId="0250BF2E" w14:textId="77777777" w:rsidR="007674F2" w:rsidRDefault="007674F2" w:rsidP="006B3B3B">
            <w:pPr>
              <w:rPr>
                <w:rFonts w:ascii="Tele-GroteskNor" w:hAnsi="Tele-GroteskNor"/>
                <w:lang w:val="en-GB"/>
              </w:rPr>
            </w:pPr>
          </w:p>
          <w:p w14:paraId="26DBE055" w14:textId="7FA46E9E" w:rsidR="007674F2" w:rsidRDefault="007674F2" w:rsidP="006B3B3B">
            <w:pPr>
              <w:rPr>
                <w:rFonts w:ascii="Tele-GroteskNor" w:hAnsi="Tele-GroteskNor"/>
                <w:lang w:val="en-GB"/>
              </w:rPr>
            </w:pPr>
            <w:r>
              <w:rPr>
                <w:rFonts w:ascii="Tele-GroteskNor" w:hAnsi="Tele-GroteskNor"/>
                <w:lang w:val="en-GB"/>
              </w:rPr>
              <w:t>D) General VAT retention period for invoices (Article 60, §3 VAT Code); specific retention periods of 15 years (for invoices relating to the construction/acquisition of (rights in rem relating to) real estate) or 25 years (for invoices relating to real estate lease subject to VAT) (Article 11, §4 of the Royal Decree no. 3 of 10 December 1969)</w:t>
            </w:r>
          </w:p>
        </w:tc>
      </w:tr>
      <w:tr w:rsidR="007674F2" w14:paraId="1F9DDDAD" w14:textId="77777777" w:rsidTr="13F5212B">
        <w:tc>
          <w:tcPr>
            <w:tcW w:w="2689" w:type="dxa"/>
          </w:tcPr>
          <w:p w14:paraId="36D4A15A" w14:textId="77777777" w:rsidR="007674F2" w:rsidRDefault="007674F2" w:rsidP="006B3B3B">
            <w:pPr>
              <w:rPr>
                <w:rFonts w:ascii="Tele-GroteskNor" w:hAnsi="Tele-GroteskNor"/>
                <w:lang w:val="en-GB"/>
              </w:rPr>
            </w:pPr>
            <w:r>
              <w:rPr>
                <w:rFonts w:ascii="Tele-GroteskNor" w:hAnsi="Tele-GroteskNor"/>
                <w:lang w:val="en-GB"/>
              </w:rPr>
              <w:t>Credit cards receipt</w:t>
            </w:r>
          </w:p>
        </w:tc>
        <w:tc>
          <w:tcPr>
            <w:tcW w:w="2267" w:type="dxa"/>
          </w:tcPr>
          <w:p w14:paraId="163ED45D" w14:textId="77777777" w:rsidR="007674F2" w:rsidRDefault="007674F2" w:rsidP="006B3B3B">
            <w:pPr>
              <w:rPr>
                <w:rFonts w:ascii="Tele-GroteskNor" w:hAnsi="Tele-GroteskNor"/>
                <w:lang w:val="en-GB"/>
              </w:rPr>
            </w:pPr>
            <w:r>
              <w:rPr>
                <w:rFonts w:ascii="Tele-GroteskNor" w:hAnsi="Tele-GroteskNor"/>
                <w:lang w:val="en-GB"/>
              </w:rPr>
              <w:t xml:space="preserve">A) In case no additional contract has been entered into: 12 years after purchase </w:t>
            </w:r>
          </w:p>
          <w:p w14:paraId="03659F06" w14:textId="77777777" w:rsidR="007674F2" w:rsidRDefault="007674F2" w:rsidP="006B3B3B">
            <w:pPr>
              <w:rPr>
                <w:rFonts w:ascii="Tele-GroteskNor" w:hAnsi="Tele-GroteskNor"/>
                <w:lang w:val="en-GB"/>
              </w:rPr>
            </w:pPr>
          </w:p>
          <w:p w14:paraId="6C92553C" w14:textId="77777777" w:rsidR="007674F2" w:rsidRDefault="007674F2" w:rsidP="006B3B3B">
            <w:pPr>
              <w:rPr>
                <w:rFonts w:ascii="Tele-GroteskNor" w:hAnsi="Tele-GroteskNor"/>
                <w:lang w:val="en-GB"/>
              </w:rPr>
            </w:pPr>
            <w:r>
              <w:rPr>
                <w:rFonts w:ascii="Tele-GroteskNor" w:hAnsi="Tele-GroteskNor"/>
                <w:lang w:val="en-GB"/>
              </w:rPr>
              <w:lastRenderedPageBreak/>
              <w:t>B) In case another contract was entered into: 3 years after purchase</w:t>
            </w:r>
          </w:p>
          <w:p w14:paraId="44DCD782" w14:textId="77777777" w:rsidR="007674F2" w:rsidRDefault="007674F2" w:rsidP="006B3B3B">
            <w:pPr>
              <w:rPr>
                <w:rFonts w:ascii="Tele-GroteskNor" w:hAnsi="Tele-GroteskNor"/>
                <w:lang w:val="en-GB"/>
              </w:rPr>
            </w:pPr>
          </w:p>
          <w:p w14:paraId="674461AD" w14:textId="77777777" w:rsidR="007674F2" w:rsidRDefault="007674F2" w:rsidP="006B3B3B">
            <w:pPr>
              <w:rPr>
                <w:rFonts w:ascii="Tele-GroteskNor" w:hAnsi="Tele-GroteskNor"/>
                <w:lang w:val="en-GB"/>
              </w:rPr>
            </w:pPr>
            <w:r>
              <w:rPr>
                <w:rFonts w:ascii="Tele-GroteskNor" w:hAnsi="Tele-GroteskNor"/>
                <w:lang w:val="en-GB"/>
              </w:rPr>
              <w:t>C) 7 book years following the taxable period (income tax)</w:t>
            </w:r>
          </w:p>
          <w:p w14:paraId="456426AE" w14:textId="77777777" w:rsidR="007674F2" w:rsidRDefault="007674F2" w:rsidP="006B3B3B">
            <w:pPr>
              <w:rPr>
                <w:rFonts w:ascii="Tele-GroteskNor" w:hAnsi="Tele-GroteskNor"/>
                <w:lang w:val="en-GB"/>
              </w:rPr>
            </w:pPr>
          </w:p>
          <w:p w14:paraId="2E2CAC37" w14:textId="77777777" w:rsidR="007674F2" w:rsidRDefault="007674F2" w:rsidP="006B3B3B">
            <w:pPr>
              <w:rPr>
                <w:rFonts w:ascii="Tele-GroteskNor" w:hAnsi="Tele-GroteskNor"/>
                <w:lang w:val="en-GB"/>
              </w:rPr>
            </w:pPr>
            <w:r>
              <w:rPr>
                <w:rFonts w:ascii="Tele-GroteskNor" w:hAnsi="Tele-GroteskNor"/>
                <w:lang w:val="en-GB"/>
              </w:rPr>
              <w:t xml:space="preserve">D) 7 years as from 1 January of the year following the receipt date (VAT) </w:t>
            </w:r>
          </w:p>
        </w:tc>
        <w:tc>
          <w:tcPr>
            <w:tcW w:w="2610" w:type="dxa"/>
          </w:tcPr>
          <w:p w14:paraId="02D78D01" w14:textId="77777777" w:rsidR="007674F2" w:rsidRDefault="007674F2" w:rsidP="006B3B3B">
            <w:pPr>
              <w:rPr>
                <w:rFonts w:ascii="Tele-GroteskNor" w:hAnsi="Tele-GroteskNor"/>
                <w:lang w:val="en-GB"/>
              </w:rPr>
            </w:pPr>
            <w:r>
              <w:rPr>
                <w:rFonts w:ascii="Tele-GroteskNor" w:hAnsi="Tele-GroteskNor"/>
                <w:lang w:val="en-GB"/>
              </w:rPr>
              <w:lastRenderedPageBreak/>
              <w:t>Paper or electronic</w:t>
            </w:r>
          </w:p>
        </w:tc>
        <w:tc>
          <w:tcPr>
            <w:tcW w:w="2352" w:type="dxa"/>
          </w:tcPr>
          <w:p w14:paraId="22491CBB" w14:textId="77777777" w:rsidR="007674F2" w:rsidRDefault="007674F2" w:rsidP="006B3B3B">
            <w:pPr>
              <w:rPr>
                <w:rFonts w:ascii="Tele-GroteskNor" w:hAnsi="Tele-GroteskNor"/>
                <w:lang w:val="en-GB"/>
              </w:rPr>
            </w:pPr>
            <w:r>
              <w:rPr>
                <w:rFonts w:ascii="Tele-GroteskNor" w:hAnsi="Tele-GroteskNor"/>
                <w:lang w:val="en-GB"/>
              </w:rPr>
              <w:t xml:space="preserve">A) Statutory limitation of contractual liability + 2 years in case of stay of proceedings; Article 2262bis, §1 Civil Code </w:t>
            </w:r>
            <w:r>
              <w:rPr>
                <w:rFonts w:ascii="Tele-GroteskNor" w:hAnsi="Tele-GroteskNor"/>
                <w:lang w:val="en-GB"/>
              </w:rPr>
              <w:lastRenderedPageBreak/>
              <w:t>which exceeds tax purposes (see B)</w:t>
            </w:r>
          </w:p>
          <w:p w14:paraId="69E002B5" w14:textId="77777777" w:rsidR="007674F2" w:rsidRDefault="007674F2" w:rsidP="006B3B3B">
            <w:pPr>
              <w:rPr>
                <w:rFonts w:ascii="Tele-GroteskNor" w:hAnsi="Tele-GroteskNor"/>
                <w:lang w:val="en-GB"/>
              </w:rPr>
            </w:pPr>
          </w:p>
          <w:p w14:paraId="51D4C341" w14:textId="77777777" w:rsidR="007674F2" w:rsidRDefault="007674F2" w:rsidP="006B3B3B">
            <w:pPr>
              <w:rPr>
                <w:rFonts w:ascii="Tele-GroteskNor" w:hAnsi="Tele-GroteskNor"/>
                <w:lang w:val="en-GB"/>
              </w:rPr>
            </w:pPr>
            <w:r>
              <w:rPr>
                <w:rFonts w:ascii="Tele-GroteskNor" w:hAnsi="Tele-GroteskNor"/>
                <w:lang w:val="en-GB"/>
              </w:rPr>
              <w:t>B) For accounting purposes: Article III.86 Code of Economic Law (non-documentary evidence towards 3</w:t>
            </w:r>
            <w:r>
              <w:rPr>
                <w:rFonts w:ascii="Tele-GroteskNor" w:hAnsi="Tele-GroteskNor"/>
                <w:vertAlign w:val="superscript"/>
                <w:lang w:val="en-GB"/>
              </w:rPr>
              <w:t>rd</w:t>
            </w:r>
            <w:r>
              <w:rPr>
                <w:rFonts w:ascii="Tele-GroteskNor" w:hAnsi="Tele-GroteskNor"/>
                <w:lang w:val="en-GB"/>
              </w:rPr>
              <w:t xml:space="preserve"> parties) </w:t>
            </w:r>
          </w:p>
          <w:p w14:paraId="6A5364DC" w14:textId="77777777" w:rsidR="007674F2" w:rsidRDefault="007674F2" w:rsidP="006B3B3B">
            <w:pPr>
              <w:rPr>
                <w:rFonts w:ascii="Tele-GroteskNor" w:hAnsi="Tele-GroteskNor"/>
                <w:lang w:val="en-GB"/>
              </w:rPr>
            </w:pPr>
          </w:p>
          <w:p w14:paraId="1C513A5E" w14:textId="77777777" w:rsidR="007674F2" w:rsidRDefault="007674F2" w:rsidP="006B3B3B">
            <w:pPr>
              <w:rPr>
                <w:rFonts w:ascii="Tele-GroteskNor" w:hAnsi="Tele-GroteskNor"/>
                <w:lang w:val="en-GB"/>
              </w:rPr>
            </w:pPr>
            <w:r>
              <w:rPr>
                <w:rFonts w:ascii="Tele-GroteskNor" w:hAnsi="Tele-GroteskNor"/>
                <w:lang w:val="en-GB"/>
              </w:rPr>
              <w:t>C) General income tax retention period; Article 315 Income Tax Code</w:t>
            </w:r>
          </w:p>
          <w:p w14:paraId="7338F7F2" w14:textId="77777777" w:rsidR="007674F2" w:rsidRDefault="007674F2" w:rsidP="006B3B3B">
            <w:pPr>
              <w:rPr>
                <w:rFonts w:ascii="Tele-GroteskNor" w:hAnsi="Tele-GroteskNor"/>
                <w:lang w:val="en-GB"/>
              </w:rPr>
            </w:pPr>
          </w:p>
          <w:p w14:paraId="656CF272" w14:textId="09048EE4" w:rsidR="007674F2" w:rsidRDefault="3972E1E4" w:rsidP="006B3B3B">
            <w:pPr>
              <w:rPr>
                <w:rFonts w:ascii="Tele-GroteskNor" w:hAnsi="Tele-GroteskNor"/>
                <w:lang w:val="en-GB"/>
              </w:rPr>
            </w:pPr>
            <w:r w:rsidRPr="03E68CE8">
              <w:rPr>
                <w:rFonts w:ascii="Tele-GroteskNor" w:hAnsi="Tele-GroteskNor"/>
                <w:lang w:val="en-GB"/>
              </w:rPr>
              <w:t>C) General VAT retention period; Article 60, §4 VAT Code</w:t>
            </w:r>
          </w:p>
        </w:tc>
      </w:tr>
      <w:tr w:rsidR="006B6953" w14:paraId="64FBEB53" w14:textId="77777777" w:rsidTr="13F5212B">
        <w:tc>
          <w:tcPr>
            <w:tcW w:w="2689" w:type="dxa"/>
          </w:tcPr>
          <w:p w14:paraId="3C139548" w14:textId="7DE5EF37" w:rsidR="006B6953" w:rsidRPr="006B6953" w:rsidRDefault="006B6953" w:rsidP="006B6953">
            <w:pPr>
              <w:rPr>
                <w:rFonts w:ascii="Tele-GroteskNor" w:hAnsi="Tele-GroteskNor"/>
                <w:lang w:val="en-US"/>
              </w:rPr>
            </w:pPr>
            <w:r>
              <w:rPr>
                <w:rFonts w:ascii="Tele-GroteskNor" w:hAnsi="Tele-GroteskNor"/>
                <w:lang w:val="en-GB"/>
              </w:rPr>
              <w:lastRenderedPageBreak/>
              <w:t xml:space="preserve">Income Tax records and correspondence </w:t>
            </w:r>
          </w:p>
        </w:tc>
        <w:tc>
          <w:tcPr>
            <w:tcW w:w="2267" w:type="dxa"/>
          </w:tcPr>
          <w:p w14:paraId="5652B8B5" w14:textId="79171F6A" w:rsidR="006B6953" w:rsidRPr="006B6953" w:rsidRDefault="006B6953" w:rsidP="006B6953">
            <w:pPr>
              <w:rPr>
                <w:rFonts w:ascii="Tele-GroteskNor" w:hAnsi="Tele-GroteskNor"/>
                <w:lang w:val="en-US"/>
              </w:rPr>
            </w:pPr>
            <w:r>
              <w:rPr>
                <w:rFonts w:ascii="Tele-GroteskNor" w:hAnsi="Tele-GroteskNor"/>
                <w:lang w:val="en-GB"/>
              </w:rPr>
              <w:t xml:space="preserve">7 book years following the relevant taxable period </w:t>
            </w:r>
          </w:p>
        </w:tc>
        <w:tc>
          <w:tcPr>
            <w:tcW w:w="2610" w:type="dxa"/>
          </w:tcPr>
          <w:p w14:paraId="3E84D185" w14:textId="071D3141" w:rsidR="006B6953" w:rsidRDefault="006B6953" w:rsidP="006B6953">
            <w:pPr>
              <w:rPr>
                <w:rFonts w:ascii="Tele-GroteskNor" w:hAnsi="Tele-GroteskNor"/>
              </w:rPr>
            </w:pPr>
            <w:r>
              <w:rPr>
                <w:rFonts w:ascii="Tele-GroteskNor" w:hAnsi="Tele-GroteskNor"/>
                <w:lang w:val="en-GB"/>
              </w:rPr>
              <w:t>Paper or electronic</w:t>
            </w:r>
          </w:p>
        </w:tc>
        <w:tc>
          <w:tcPr>
            <w:tcW w:w="2352" w:type="dxa"/>
          </w:tcPr>
          <w:p w14:paraId="0866A606" w14:textId="05F734F4" w:rsidR="006B6953" w:rsidRPr="006B6953" w:rsidRDefault="006B6953" w:rsidP="006B6953">
            <w:pPr>
              <w:rPr>
                <w:rFonts w:ascii="Tele-GroteskNor" w:hAnsi="Tele-GroteskNor"/>
                <w:lang w:val="en-US"/>
              </w:rPr>
            </w:pPr>
            <w:r>
              <w:rPr>
                <w:rFonts w:ascii="Tele-GroteskNor" w:hAnsi="Tele-GroteskNor"/>
                <w:lang w:val="en-GB"/>
              </w:rPr>
              <w:t>General income tax retention period; Article 315 Income Tax Code</w:t>
            </w:r>
          </w:p>
        </w:tc>
      </w:tr>
      <w:tr w:rsidR="00DC4464" w14:paraId="040F693A" w14:textId="77777777" w:rsidTr="13F5212B">
        <w:tc>
          <w:tcPr>
            <w:tcW w:w="2689" w:type="dxa"/>
          </w:tcPr>
          <w:p w14:paraId="37B7FA97" w14:textId="77777777" w:rsidR="00DC4464" w:rsidRDefault="00DC4464" w:rsidP="00DC4464">
            <w:pPr>
              <w:rPr>
                <w:rFonts w:ascii="Tele-GroteskNor" w:hAnsi="Tele-GroteskNor"/>
                <w:lang w:val="en-GB"/>
              </w:rPr>
            </w:pPr>
            <w:r w:rsidRPr="03E68CE8">
              <w:rPr>
                <w:rFonts w:ascii="Tele-GroteskNor" w:hAnsi="Tele-GroteskNor"/>
                <w:lang w:val="en-GB"/>
              </w:rPr>
              <w:t xml:space="preserve">Wage and salary records </w:t>
            </w:r>
          </w:p>
          <w:p w14:paraId="6883C255" w14:textId="78634B39" w:rsidR="00DC4464" w:rsidRPr="00DC4464" w:rsidRDefault="00DC4464" w:rsidP="00DC4464">
            <w:pPr>
              <w:rPr>
                <w:rFonts w:ascii="Tele-GroteskNor" w:hAnsi="Tele-GroteskNor"/>
                <w:lang w:val="en-US"/>
              </w:rPr>
            </w:pPr>
            <w:r>
              <w:rPr>
                <w:rFonts w:ascii="Tele-GroteskNor" w:hAnsi="Tele-GroteskNor"/>
                <w:lang w:val="en-GB"/>
              </w:rPr>
              <w:t>(expenses)</w:t>
            </w:r>
          </w:p>
        </w:tc>
        <w:tc>
          <w:tcPr>
            <w:tcW w:w="2267" w:type="dxa"/>
          </w:tcPr>
          <w:p w14:paraId="21C331FD" w14:textId="50498715" w:rsidR="00DC4464" w:rsidRPr="00DC4464" w:rsidRDefault="00DC4464" w:rsidP="00DC4464">
            <w:pPr>
              <w:rPr>
                <w:rFonts w:ascii="Tele-GroteskNor" w:hAnsi="Tele-GroteskNor"/>
                <w:lang w:val="en-US"/>
              </w:rPr>
            </w:pPr>
            <w:r>
              <w:rPr>
                <w:rFonts w:ascii="Tele-GroteskNor" w:hAnsi="Tele-GroteskNor"/>
                <w:lang w:val="en-GB"/>
              </w:rPr>
              <w:t xml:space="preserve">7 book years following the relevant taxable period </w:t>
            </w:r>
          </w:p>
        </w:tc>
        <w:tc>
          <w:tcPr>
            <w:tcW w:w="2610" w:type="dxa"/>
          </w:tcPr>
          <w:p w14:paraId="58617B18" w14:textId="2FD01077" w:rsidR="00DC4464" w:rsidRDefault="00DC4464" w:rsidP="00DC4464">
            <w:pPr>
              <w:rPr>
                <w:rFonts w:ascii="Tele-GroteskNor" w:hAnsi="Tele-GroteskNor"/>
              </w:rPr>
            </w:pPr>
            <w:r>
              <w:rPr>
                <w:rFonts w:ascii="Tele-GroteskNor" w:hAnsi="Tele-GroteskNor"/>
                <w:lang w:val="en-GB"/>
              </w:rPr>
              <w:t>Paper or electronic</w:t>
            </w:r>
          </w:p>
        </w:tc>
        <w:tc>
          <w:tcPr>
            <w:tcW w:w="2352" w:type="dxa"/>
          </w:tcPr>
          <w:p w14:paraId="2EBC2CCC" w14:textId="5C1464EB" w:rsidR="00DC4464" w:rsidRPr="00DC4464" w:rsidRDefault="00DC4464" w:rsidP="00DC4464">
            <w:pPr>
              <w:rPr>
                <w:rFonts w:ascii="Tele-GroteskNor" w:hAnsi="Tele-GroteskNor"/>
                <w:lang w:val="en-US"/>
              </w:rPr>
            </w:pPr>
            <w:r>
              <w:rPr>
                <w:rFonts w:ascii="Tele-GroteskNor" w:hAnsi="Tele-GroteskNor"/>
                <w:lang w:val="en-GB"/>
              </w:rPr>
              <w:t>General income tax retention period; Article 315 Income Tax Code</w:t>
            </w:r>
          </w:p>
        </w:tc>
      </w:tr>
    </w:tbl>
    <w:p w14:paraId="064DFCA9" w14:textId="77777777" w:rsidR="007674F2" w:rsidRDefault="007674F2" w:rsidP="007674F2">
      <w:pPr>
        <w:rPr>
          <w:rFonts w:ascii="Tele-GroteskNor" w:hAnsi="Tele-GroteskNor"/>
        </w:rPr>
      </w:pPr>
    </w:p>
    <w:tbl>
      <w:tblPr>
        <w:tblStyle w:val="TableGrid"/>
        <w:tblW w:w="9918" w:type="dxa"/>
        <w:tblLayout w:type="fixed"/>
        <w:tblLook w:val="04A0" w:firstRow="1" w:lastRow="0" w:firstColumn="1" w:lastColumn="0" w:noHBand="0" w:noVBand="1"/>
      </w:tblPr>
      <w:tblGrid>
        <w:gridCol w:w="2689"/>
        <w:gridCol w:w="2267"/>
        <w:gridCol w:w="2610"/>
        <w:gridCol w:w="2352"/>
      </w:tblGrid>
      <w:tr w:rsidR="00783F08" w14:paraId="18A3B8D7" w14:textId="77777777" w:rsidTr="006B3B3B">
        <w:tc>
          <w:tcPr>
            <w:tcW w:w="9918" w:type="dxa"/>
            <w:gridSpan w:val="4"/>
            <w:shd w:val="clear" w:color="auto" w:fill="BFBFBF" w:themeFill="background1" w:themeFillShade="BF"/>
          </w:tcPr>
          <w:p w14:paraId="7A61E539" w14:textId="5A3AD36A" w:rsidR="00783F08" w:rsidRDefault="00A45F28" w:rsidP="006B3B3B">
            <w:pPr>
              <w:rPr>
                <w:rFonts w:ascii="Tele-GroteskNor" w:hAnsi="Tele-GroteskNor"/>
                <w:b/>
                <w:sz w:val="24"/>
                <w:lang w:val="en-GB"/>
              </w:rPr>
            </w:pPr>
            <w:r>
              <w:rPr>
                <w:rFonts w:ascii="Tele-GroteskNor" w:hAnsi="Tele-GroteskNor"/>
                <w:b/>
                <w:sz w:val="24"/>
                <w:lang w:val="en-GB"/>
              </w:rPr>
              <w:t>Guest d</w:t>
            </w:r>
            <w:r w:rsidR="00783F08">
              <w:rPr>
                <w:rFonts w:ascii="Tele-GroteskNor" w:hAnsi="Tele-GroteskNor"/>
                <w:b/>
                <w:sz w:val="24"/>
                <w:lang w:val="en-GB"/>
              </w:rPr>
              <w:t>ata</w:t>
            </w:r>
          </w:p>
        </w:tc>
      </w:tr>
      <w:tr w:rsidR="00783F08" w14:paraId="412EFF49" w14:textId="77777777" w:rsidTr="006B3B3B">
        <w:tc>
          <w:tcPr>
            <w:tcW w:w="2689" w:type="dxa"/>
            <w:shd w:val="clear" w:color="auto" w:fill="BFBFBF" w:themeFill="background1" w:themeFillShade="BF"/>
          </w:tcPr>
          <w:p w14:paraId="5BF6D0C4" w14:textId="77777777" w:rsidR="00783F08" w:rsidRDefault="00783F08" w:rsidP="006B3B3B">
            <w:pPr>
              <w:rPr>
                <w:rFonts w:ascii="Tele-GroteskNor" w:hAnsi="Tele-GroteskNor"/>
                <w:b/>
                <w:sz w:val="24"/>
                <w:lang w:val="en-GB"/>
              </w:rPr>
            </w:pPr>
            <w:r>
              <w:rPr>
                <w:rFonts w:ascii="Tele-GroteskNor" w:hAnsi="Tele-GroteskNor"/>
                <w:b/>
                <w:sz w:val="24"/>
                <w:lang w:val="en-GB"/>
              </w:rPr>
              <w:t>Record</w:t>
            </w:r>
          </w:p>
        </w:tc>
        <w:tc>
          <w:tcPr>
            <w:tcW w:w="2267" w:type="dxa"/>
            <w:shd w:val="clear" w:color="auto" w:fill="BFBFBF" w:themeFill="background1" w:themeFillShade="BF"/>
          </w:tcPr>
          <w:p w14:paraId="26B3E60B" w14:textId="77777777" w:rsidR="00783F08" w:rsidRDefault="00783F08" w:rsidP="006B3B3B">
            <w:pPr>
              <w:rPr>
                <w:rFonts w:ascii="Tele-GroteskNor" w:hAnsi="Tele-GroteskNor"/>
                <w:b/>
                <w:sz w:val="24"/>
                <w:lang w:val="en-GB"/>
              </w:rPr>
            </w:pPr>
            <w:r>
              <w:rPr>
                <w:rFonts w:ascii="Tele-GroteskNor" w:hAnsi="Tele-GroteskNor"/>
                <w:b/>
                <w:sz w:val="24"/>
                <w:lang w:val="en-GB"/>
              </w:rPr>
              <w:t>Retention period</w:t>
            </w:r>
          </w:p>
        </w:tc>
        <w:tc>
          <w:tcPr>
            <w:tcW w:w="2610" w:type="dxa"/>
            <w:shd w:val="clear" w:color="auto" w:fill="BFBFBF" w:themeFill="background1" w:themeFillShade="BF"/>
          </w:tcPr>
          <w:p w14:paraId="5E8CEA9E" w14:textId="77777777" w:rsidR="00783F08" w:rsidRDefault="00783F08" w:rsidP="006B3B3B">
            <w:pPr>
              <w:rPr>
                <w:rFonts w:ascii="Tele-GroteskNor" w:hAnsi="Tele-GroteskNor"/>
                <w:b/>
                <w:sz w:val="24"/>
                <w:lang w:val="en-GB"/>
              </w:rPr>
            </w:pPr>
            <w:r>
              <w:rPr>
                <w:rFonts w:ascii="Tele-GroteskNor" w:hAnsi="Tele-GroteskNor"/>
                <w:b/>
                <w:sz w:val="24"/>
                <w:lang w:val="en-GB"/>
              </w:rPr>
              <w:t>Storage Format</w:t>
            </w:r>
          </w:p>
        </w:tc>
        <w:tc>
          <w:tcPr>
            <w:tcW w:w="2352" w:type="dxa"/>
            <w:shd w:val="clear" w:color="auto" w:fill="BFBFBF" w:themeFill="background1" w:themeFillShade="BF"/>
          </w:tcPr>
          <w:p w14:paraId="5F119932" w14:textId="77777777" w:rsidR="00783F08" w:rsidRDefault="00783F08" w:rsidP="006B3B3B">
            <w:pPr>
              <w:rPr>
                <w:rFonts w:ascii="Tele-GroteskNor" w:hAnsi="Tele-GroteskNor"/>
                <w:b/>
                <w:sz w:val="24"/>
                <w:lang w:val="en-GB"/>
              </w:rPr>
            </w:pPr>
            <w:r>
              <w:rPr>
                <w:rFonts w:ascii="Tele-GroteskNor" w:hAnsi="Tele-GroteskNor"/>
                <w:b/>
                <w:sz w:val="24"/>
                <w:lang w:val="en-GB"/>
              </w:rPr>
              <w:t>Reference</w:t>
            </w:r>
          </w:p>
        </w:tc>
      </w:tr>
      <w:tr w:rsidR="00783F08" w14:paraId="04FFE01B" w14:textId="77777777" w:rsidTr="006B3B3B">
        <w:tc>
          <w:tcPr>
            <w:tcW w:w="2689" w:type="dxa"/>
          </w:tcPr>
          <w:p w14:paraId="4304717B" w14:textId="77777777" w:rsidR="00783F08" w:rsidRDefault="00783F08" w:rsidP="006B3B3B">
            <w:pPr>
              <w:rPr>
                <w:rFonts w:ascii="Tele-GroteskNor" w:hAnsi="Tele-GroteskNor"/>
                <w:lang w:val="en-GB"/>
              </w:rPr>
            </w:pPr>
            <w:r>
              <w:rPr>
                <w:rFonts w:ascii="Tele-GroteskNor" w:hAnsi="Tele-GroteskNor"/>
                <w:lang w:val="en-GB"/>
              </w:rPr>
              <w:t xml:space="preserve">Registration Cards </w:t>
            </w:r>
          </w:p>
        </w:tc>
        <w:tc>
          <w:tcPr>
            <w:tcW w:w="2267" w:type="dxa"/>
          </w:tcPr>
          <w:p w14:paraId="1C824CFC" w14:textId="77777777" w:rsidR="00783F08" w:rsidRDefault="00783F08" w:rsidP="006B3B3B">
            <w:pPr>
              <w:rPr>
                <w:rFonts w:ascii="Tele-GroteskNor" w:hAnsi="Tele-GroteskNor"/>
                <w:lang w:val="en-GB"/>
              </w:rPr>
            </w:pPr>
            <w:r>
              <w:rPr>
                <w:rFonts w:ascii="Tele-GroteskNor" w:hAnsi="Tele-GroteskNor"/>
                <w:lang w:val="en-GB"/>
              </w:rPr>
              <w:t>7 years</w:t>
            </w:r>
          </w:p>
        </w:tc>
        <w:tc>
          <w:tcPr>
            <w:tcW w:w="2610" w:type="dxa"/>
          </w:tcPr>
          <w:p w14:paraId="4DD01618" w14:textId="77777777" w:rsidR="00783F08" w:rsidRDefault="00783F08" w:rsidP="006B3B3B">
            <w:pPr>
              <w:rPr>
                <w:rFonts w:ascii="Tele-GroteskNor" w:hAnsi="Tele-GroteskNor"/>
                <w:lang w:val="en-GB"/>
              </w:rPr>
            </w:pPr>
            <w:r>
              <w:rPr>
                <w:rFonts w:ascii="Tele-GroteskNor" w:hAnsi="Tele-GroteskNor"/>
                <w:lang w:val="en-GB"/>
              </w:rPr>
              <w:t>Paper or electronic</w:t>
            </w:r>
          </w:p>
        </w:tc>
        <w:tc>
          <w:tcPr>
            <w:tcW w:w="2352" w:type="dxa"/>
          </w:tcPr>
          <w:p w14:paraId="42EC798D" w14:textId="77777777" w:rsidR="00783F08" w:rsidRDefault="00783F08" w:rsidP="006B3B3B">
            <w:pPr>
              <w:rPr>
                <w:rFonts w:ascii="Tele-GroteskNor" w:hAnsi="Tele-GroteskNor"/>
                <w:lang w:val="en-GB"/>
              </w:rPr>
            </w:pPr>
            <w:r>
              <w:rPr>
                <w:rFonts w:ascii="Tele-GroteskNor" w:hAnsi="Tele-GroteskNor"/>
                <w:lang w:val="en-GB"/>
              </w:rPr>
              <w:t>Article 3, second paragraph of the Royal Decree of 27/04/2007 concerning the registration and control of travellers residing in a tourist accommodation</w:t>
            </w:r>
          </w:p>
        </w:tc>
      </w:tr>
      <w:tr w:rsidR="00783F08" w14:paraId="054E3430" w14:textId="77777777" w:rsidTr="006B3B3B">
        <w:tc>
          <w:tcPr>
            <w:tcW w:w="2689" w:type="dxa"/>
          </w:tcPr>
          <w:p w14:paraId="67452307" w14:textId="77777777" w:rsidR="00783F08" w:rsidRDefault="00783F08" w:rsidP="006B3B3B">
            <w:pPr>
              <w:rPr>
                <w:rFonts w:ascii="Tele-GroteskNor" w:hAnsi="Tele-GroteskNor"/>
                <w:lang w:val="en-GB"/>
              </w:rPr>
            </w:pPr>
            <w:r>
              <w:rPr>
                <w:rFonts w:ascii="Tele-GroteskNor" w:hAnsi="Tele-GroteskNor"/>
                <w:lang w:val="en-GB"/>
              </w:rPr>
              <w:t>Sales Invoices</w:t>
            </w:r>
          </w:p>
        </w:tc>
        <w:tc>
          <w:tcPr>
            <w:tcW w:w="2267" w:type="dxa"/>
          </w:tcPr>
          <w:p w14:paraId="625DBEB9" w14:textId="77777777" w:rsidR="00783F08" w:rsidRDefault="00783F08" w:rsidP="006B3B3B">
            <w:pPr>
              <w:rPr>
                <w:rFonts w:ascii="Tele-GroteskNor" w:hAnsi="Tele-GroteskNor"/>
                <w:lang w:val="en-GB"/>
              </w:rPr>
            </w:pPr>
            <w:r>
              <w:rPr>
                <w:rFonts w:ascii="Tele-GroteskNor" w:hAnsi="Tele-GroteskNor"/>
                <w:lang w:val="en-GB"/>
              </w:rPr>
              <w:t>A) In case no additional contract has been entered into: 12 years after purchase is made</w:t>
            </w:r>
          </w:p>
          <w:p w14:paraId="416AB0B9" w14:textId="77777777" w:rsidR="00783F08" w:rsidRDefault="00783F08" w:rsidP="006B3B3B">
            <w:pPr>
              <w:rPr>
                <w:rFonts w:ascii="Tele-GroteskNor" w:hAnsi="Tele-GroteskNor"/>
                <w:lang w:val="en-GB"/>
              </w:rPr>
            </w:pPr>
          </w:p>
          <w:p w14:paraId="350A8A2A" w14:textId="77777777" w:rsidR="00783F08" w:rsidRDefault="00783F08" w:rsidP="006B3B3B">
            <w:pPr>
              <w:rPr>
                <w:rFonts w:ascii="Tele-GroteskNor" w:hAnsi="Tele-GroteskNor"/>
                <w:lang w:val="en-GB"/>
              </w:rPr>
            </w:pPr>
            <w:r>
              <w:rPr>
                <w:rFonts w:ascii="Tele-GroteskNor" w:hAnsi="Tele-GroteskNor"/>
                <w:lang w:val="en-GB"/>
              </w:rPr>
              <w:t>B) In case another contract was entered into: 7 years after purchase</w:t>
            </w:r>
          </w:p>
          <w:p w14:paraId="706348BE" w14:textId="77777777" w:rsidR="00783F08" w:rsidRDefault="00783F08" w:rsidP="006B3B3B">
            <w:pPr>
              <w:rPr>
                <w:rFonts w:ascii="Tele-GroteskNor" w:hAnsi="Tele-GroteskNor"/>
                <w:lang w:val="en-GB"/>
              </w:rPr>
            </w:pPr>
          </w:p>
          <w:p w14:paraId="2BEA98E9" w14:textId="77777777" w:rsidR="00783F08" w:rsidRDefault="00783F08" w:rsidP="006B3B3B">
            <w:pPr>
              <w:rPr>
                <w:rFonts w:ascii="Tele-GroteskNor" w:hAnsi="Tele-GroteskNor"/>
                <w:lang w:val="en-GB"/>
              </w:rPr>
            </w:pPr>
            <w:r>
              <w:rPr>
                <w:rFonts w:ascii="Tele-GroteskNor" w:hAnsi="Tele-GroteskNor"/>
                <w:lang w:val="en-GB"/>
              </w:rPr>
              <w:lastRenderedPageBreak/>
              <w:t>C) 7 book years following the relevant taxable period (income tax)</w:t>
            </w:r>
          </w:p>
          <w:p w14:paraId="61F8EE18" w14:textId="77777777" w:rsidR="00783F08" w:rsidRDefault="00783F08" w:rsidP="006B3B3B">
            <w:pPr>
              <w:rPr>
                <w:rFonts w:ascii="Tele-GroteskNor" w:hAnsi="Tele-GroteskNor"/>
                <w:lang w:val="en-GB"/>
              </w:rPr>
            </w:pPr>
          </w:p>
          <w:p w14:paraId="25D30B8D" w14:textId="77777777" w:rsidR="00783F08" w:rsidRDefault="00783F08" w:rsidP="006B3B3B">
            <w:pPr>
              <w:rPr>
                <w:rFonts w:ascii="Tele-GroteskNor" w:hAnsi="Tele-GroteskNor"/>
                <w:lang w:val="en-GB"/>
              </w:rPr>
            </w:pPr>
            <w:r>
              <w:rPr>
                <w:rFonts w:ascii="Tele-GroteskNor" w:hAnsi="Tele-GroteskNor"/>
                <w:lang w:val="en-GB"/>
              </w:rPr>
              <w:t>D) 7 years as from 1 January of the year following the issuance date (VAT)</w:t>
            </w:r>
          </w:p>
        </w:tc>
        <w:tc>
          <w:tcPr>
            <w:tcW w:w="2610" w:type="dxa"/>
          </w:tcPr>
          <w:p w14:paraId="2C6EEB3A" w14:textId="77777777" w:rsidR="00783F08" w:rsidRDefault="00783F08" w:rsidP="006B3B3B">
            <w:pPr>
              <w:rPr>
                <w:rFonts w:ascii="Tele-GroteskNor" w:hAnsi="Tele-GroteskNor"/>
                <w:lang w:val="en-GB"/>
              </w:rPr>
            </w:pPr>
            <w:r>
              <w:rPr>
                <w:rFonts w:ascii="Tele-GroteskNor" w:hAnsi="Tele-GroteskNor"/>
                <w:lang w:val="en-GB"/>
              </w:rPr>
              <w:lastRenderedPageBreak/>
              <w:t>Paper or electronic (provided the authenticity, integrity and readability of the invoices can be guaranteed)</w:t>
            </w:r>
          </w:p>
        </w:tc>
        <w:tc>
          <w:tcPr>
            <w:tcW w:w="2352" w:type="dxa"/>
          </w:tcPr>
          <w:p w14:paraId="3642E317" w14:textId="77777777" w:rsidR="00783F08" w:rsidRDefault="00783F08" w:rsidP="006B3B3B">
            <w:pPr>
              <w:rPr>
                <w:rFonts w:ascii="Tele-GroteskNor" w:hAnsi="Tele-GroteskNor"/>
                <w:lang w:val="en-GB"/>
              </w:rPr>
            </w:pPr>
            <w:r>
              <w:rPr>
                <w:rFonts w:ascii="Tele-GroteskNor" w:hAnsi="Tele-GroteskNor"/>
                <w:lang w:val="en-GB"/>
              </w:rPr>
              <w:t>A) Statutory limitation of contractual liability + 2 years in case of stay of proceedings; Article 2262bis, §1 Civil Code which exceeds tax purposes (see B)</w:t>
            </w:r>
          </w:p>
          <w:p w14:paraId="3F0ECD16" w14:textId="77777777" w:rsidR="00783F08" w:rsidRDefault="00783F08" w:rsidP="006B3B3B">
            <w:pPr>
              <w:rPr>
                <w:rFonts w:ascii="Tele-GroteskNor" w:hAnsi="Tele-GroteskNor"/>
                <w:lang w:val="en-GB"/>
              </w:rPr>
            </w:pPr>
          </w:p>
          <w:p w14:paraId="35DE95C4" w14:textId="77777777" w:rsidR="00783F08" w:rsidRDefault="00783F08" w:rsidP="006B3B3B">
            <w:pPr>
              <w:rPr>
                <w:rFonts w:ascii="Tele-GroteskNor" w:hAnsi="Tele-GroteskNor"/>
                <w:lang w:val="en-GB"/>
              </w:rPr>
            </w:pPr>
            <w:r>
              <w:rPr>
                <w:rFonts w:ascii="Tele-GroteskNor" w:hAnsi="Tele-GroteskNor"/>
                <w:lang w:val="en-GB"/>
              </w:rPr>
              <w:t xml:space="preserve">B) Accounting purposes: Article III.86 Code of Economic Law </w:t>
            </w:r>
            <w:r>
              <w:rPr>
                <w:rFonts w:ascii="Tele-GroteskNor" w:hAnsi="Tele-GroteskNor"/>
                <w:lang w:val="en-GB"/>
              </w:rPr>
              <w:lastRenderedPageBreak/>
              <w:t>(documentary evidence toward 3</w:t>
            </w:r>
            <w:r>
              <w:rPr>
                <w:rFonts w:ascii="Tele-GroteskNor" w:hAnsi="Tele-GroteskNor"/>
                <w:vertAlign w:val="superscript"/>
                <w:lang w:val="en-GB"/>
              </w:rPr>
              <w:t>rd</w:t>
            </w:r>
            <w:r>
              <w:rPr>
                <w:rFonts w:ascii="Tele-GroteskNor" w:hAnsi="Tele-GroteskNor"/>
                <w:lang w:val="en-GB"/>
              </w:rPr>
              <w:t xml:space="preserve"> parties) </w:t>
            </w:r>
          </w:p>
          <w:p w14:paraId="372452B3" w14:textId="77777777" w:rsidR="00783F08" w:rsidRDefault="00783F08" w:rsidP="006B3B3B">
            <w:pPr>
              <w:rPr>
                <w:rFonts w:ascii="Tele-GroteskNor" w:hAnsi="Tele-GroteskNor"/>
                <w:lang w:val="en-GB"/>
              </w:rPr>
            </w:pPr>
          </w:p>
          <w:p w14:paraId="07857658" w14:textId="77777777" w:rsidR="00783F08" w:rsidRDefault="00783F08" w:rsidP="006B3B3B">
            <w:pPr>
              <w:rPr>
                <w:rFonts w:ascii="Tele-GroteskNor" w:hAnsi="Tele-GroteskNor"/>
                <w:lang w:val="en-GB"/>
              </w:rPr>
            </w:pPr>
            <w:r>
              <w:rPr>
                <w:rFonts w:ascii="Tele-GroteskNor" w:hAnsi="Tele-GroteskNor"/>
                <w:lang w:val="en-GB"/>
              </w:rPr>
              <w:t>C) General income tax retention period; Article 315 Income Tax Code</w:t>
            </w:r>
          </w:p>
          <w:p w14:paraId="2619D53A" w14:textId="77777777" w:rsidR="00783F08" w:rsidRDefault="00783F08" w:rsidP="006B3B3B">
            <w:pPr>
              <w:rPr>
                <w:rFonts w:ascii="Tele-GroteskNor" w:hAnsi="Tele-GroteskNor"/>
                <w:lang w:val="en-GB"/>
              </w:rPr>
            </w:pPr>
          </w:p>
          <w:p w14:paraId="6377C85B" w14:textId="15724800" w:rsidR="00783F08" w:rsidRDefault="00783F08" w:rsidP="006B3B3B">
            <w:pPr>
              <w:rPr>
                <w:rFonts w:ascii="Tele-GroteskNor" w:hAnsi="Tele-GroteskNor"/>
                <w:lang w:val="en-GB"/>
              </w:rPr>
            </w:pPr>
            <w:r>
              <w:rPr>
                <w:rFonts w:ascii="Tele-GroteskNor" w:hAnsi="Tele-GroteskNor"/>
                <w:lang w:val="en-GB"/>
              </w:rPr>
              <w:t>D) General VAT retention period for invoices; Article 60, §3 VAT Code</w:t>
            </w:r>
          </w:p>
        </w:tc>
      </w:tr>
      <w:tr w:rsidR="00783F08" w14:paraId="02FA6107" w14:textId="77777777" w:rsidTr="006B3B3B">
        <w:tc>
          <w:tcPr>
            <w:tcW w:w="2689" w:type="dxa"/>
          </w:tcPr>
          <w:p w14:paraId="2434C2D9" w14:textId="77777777" w:rsidR="00783F08" w:rsidRDefault="00783F08" w:rsidP="006B3B3B">
            <w:pPr>
              <w:rPr>
                <w:rFonts w:ascii="Tele-GroteskNor" w:hAnsi="Tele-GroteskNor"/>
                <w:lang w:val="en-GB"/>
              </w:rPr>
            </w:pPr>
            <w:r>
              <w:rPr>
                <w:rFonts w:ascii="Tele-GroteskNor" w:hAnsi="Tele-GroteskNor"/>
                <w:lang w:val="en-GB"/>
              </w:rPr>
              <w:lastRenderedPageBreak/>
              <w:t>Credit cards receipt</w:t>
            </w:r>
          </w:p>
        </w:tc>
        <w:tc>
          <w:tcPr>
            <w:tcW w:w="2267" w:type="dxa"/>
          </w:tcPr>
          <w:p w14:paraId="1723B528" w14:textId="77777777" w:rsidR="00783F08" w:rsidRDefault="00783F08" w:rsidP="006B3B3B">
            <w:pPr>
              <w:rPr>
                <w:rFonts w:ascii="Tele-GroteskNor" w:hAnsi="Tele-GroteskNor"/>
                <w:lang w:val="en-GB"/>
              </w:rPr>
            </w:pPr>
            <w:r>
              <w:rPr>
                <w:rFonts w:ascii="Tele-GroteskNor" w:hAnsi="Tele-GroteskNor"/>
                <w:lang w:val="en-GB"/>
              </w:rPr>
              <w:t>A) In case no additional contract has been entered into: 12 years after purchase is made</w:t>
            </w:r>
          </w:p>
          <w:p w14:paraId="4FE98D75" w14:textId="77777777" w:rsidR="00783F08" w:rsidRDefault="00783F08" w:rsidP="006B3B3B">
            <w:pPr>
              <w:rPr>
                <w:rFonts w:ascii="Tele-GroteskNor" w:hAnsi="Tele-GroteskNor"/>
                <w:lang w:val="en-GB"/>
              </w:rPr>
            </w:pPr>
          </w:p>
          <w:p w14:paraId="4DE497BF" w14:textId="77777777" w:rsidR="00783F08" w:rsidRDefault="00783F08" w:rsidP="006B3B3B">
            <w:pPr>
              <w:rPr>
                <w:rFonts w:ascii="Tele-GroteskNor" w:hAnsi="Tele-GroteskNor"/>
                <w:lang w:val="en-GB"/>
              </w:rPr>
            </w:pPr>
            <w:r>
              <w:rPr>
                <w:rFonts w:ascii="Tele-GroteskNor" w:hAnsi="Tele-GroteskNor"/>
                <w:lang w:val="en-GB"/>
              </w:rPr>
              <w:t>B) In case another contract was entered into: 3 years after purchase</w:t>
            </w:r>
          </w:p>
          <w:p w14:paraId="559E56D9" w14:textId="77777777" w:rsidR="00783F08" w:rsidRDefault="00783F08" w:rsidP="006B3B3B">
            <w:pPr>
              <w:rPr>
                <w:rFonts w:ascii="Tele-GroteskNor" w:hAnsi="Tele-GroteskNor"/>
                <w:lang w:val="en-GB"/>
              </w:rPr>
            </w:pPr>
          </w:p>
          <w:p w14:paraId="3676A237" w14:textId="77777777" w:rsidR="00783F08" w:rsidRDefault="00783F08" w:rsidP="006B3B3B">
            <w:pPr>
              <w:rPr>
                <w:rFonts w:ascii="Tele-GroteskNor" w:hAnsi="Tele-GroteskNor"/>
                <w:lang w:val="en-GB"/>
              </w:rPr>
            </w:pPr>
            <w:r>
              <w:rPr>
                <w:rFonts w:ascii="Tele-GroteskNor" w:hAnsi="Tele-GroteskNor"/>
                <w:lang w:val="en-GB"/>
              </w:rPr>
              <w:t>C) 7 book years following the relevant taxable period (income tax)</w:t>
            </w:r>
          </w:p>
          <w:p w14:paraId="0039FA97" w14:textId="77777777" w:rsidR="00783F08" w:rsidRDefault="00783F08" w:rsidP="006B3B3B">
            <w:pPr>
              <w:rPr>
                <w:rFonts w:ascii="Tele-GroteskNor" w:hAnsi="Tele-GroteskNor"/>
                <w:lang w:val="en-GB"/>
              </w:rPr>
            </w:pPr>
          </w:p>
          <w:p w14:paraId="4B4F27D4" w14:textId="77777777" w:rsidR="00783F08" w:rsidRDefault="00783F08" w:rsidP="006B3B3B">
            <w:pPr>
              <w:rPr>
                <w:rFonts w:ascii="Tele-GroteskNor" w:hAnsi="Tele-GroteskNor"/>
                <w:lang w:val="en-GB"/>
              </w:rPr>
            </w:pPr>
            <w:r>
              <w:rPr>
                <w:rFonts w:ascii="Tele-GroteskNor" w:hAnsi="Tele-GroteskNor"/>
                <w:lang w:val="en-GB"/>
              </w:rPr>
              <w:t>D) 7 years as from 1 January of the year following the receipt date (VAT)</w:t>
            </w:r>
          </w:p>
        </w:tc>
        <w:tc>
          <w:tcPr>
            <w:tcW w:w="2610" w:type="dxa"/>
          </w:tcPr>
          <w:p w14:paraId="36B7D9F7" w14:textId="77777777" w:rsidR="00783F08" w:rsidRDefault="00783F08" w:rsidP="006B3B3B">
            <w:pPr>
              <w:rPr>
                <w:rFonts w:ascii="Tele-GroteskNor" w:hAnsi="Tele-GroteskNor"/>
                <w:lang w:val="en-GB"/>
              </w:rPr>
            </w:pPr>
            <w:r>
              <w:rPr>
                <w:rFonts w:ascii="Tele-GroteskNor" w:hAnsi="Tele-GroteskNor"/>
                <w:lang w:val="en-GB"/>
              </w:rPr>
              <w:t>Paper or electronic</w:t>
            </w:r>
          </w:p>
        </w:tc>
        <w:tc>
          <w:tcPr>
            <w:tcW w:w="2352" w:type="dxa"/>
          </w:tcPr>
          <w:p w14:paraId="4631BAD0" w14:textId="77777777" w:rsidR="00783F08" w:rsidRDefault="00783F08" w:rsidP="006B3B3B">
            <w:pPr>
              <w:rPr>
                <w:rFonts w:ascii="Tele-GroteskNor" w:hAnsi="Tele-GroteskNor"/>
                <w:lang w:val="en-GB"/>
              </w:rPr>
            </w:pPr>
            <w:r>
              <w:rPr>
                <w:rFonts w:ascii="Tele-GroteskNor" w:hAnsi="Tele-GroteskNor"/>
                <w:lang w:val="en-GB"/>
              </w:rPr>
              <w:t>A) Statutory limitation of contractual liability + 2 years in case of stay of proceedings; Article 2262bis, §1 Civil Code which exceeds tax purposes (see B)</w:t>
            </w:r>
          </w:p>
          <w:p w14:paraId="7CD88E7B" w14:textId="77777777" w:rsidR="00783F08" w:rsidRDefault="00783F08" w:rsidP="006B3B3B">
            <w:pPr>
              <w:rPr>
                <w:rFonts w:ascii="Tele-GroteskNor" w:hAnsi="Tele-GroteskNor"/>
                <w:lang w:val="en-GB"/>
              </w:rPr>
            </w:pPr>
          </w:p>
          <w:p w14:paraId="1ADF0B7B" w14:textId="77777777" w:rsidR="00783F08" w:rsidRDefault="00783F08" w:rsidP="006B3B3B">
            <w:pPr>
              <w:rPr>
                <w:rFonts w:ascii="Tele-GroteskNor" w:hAnsi="Tele-GroteskNor"/>
                <w:lang w:val="en-GB"/>
              </w:rPr>
            </w:pPr>
            <w:r>
              <w:rPr>
                <w:rFonts w:ascii="Tele-GroteskNor" w:hAnsi="Tele-GroteskNor"/>
                <w:lang w:val="en-GB"/>
              </w:rPr>
              <w:t>B) For accounting purposes: Article III.86 Code of Economic Law (non-documentary evidence towards 3</w:t>
            </w:r>
            <w:r>
              <w:rPr>
                <w:rFonts w:ascii="Tele-GroteskNor" w:hAnsi="Tele-GroteskNor"/>
                <w:vertAlign w:val="superscript"/>
                <w:lang w:val="en-GB"/>
              </w:rPr>
              <w:t>rd</w:t>
            </w:r>
            <w:r>
              <w:rPr>
                <w:rFonts w:ascii="Tele-GroteskNor" w:hAnsi="Tele-GroteskNor"/>
                <w:lang w:val="en-GB"/>
              </w:rPr>
              <w:t xml:space="preserve"> parties)</w:t>
            </w:r>
          </w:p>
          <w:p w14:paraId="79C83ED4" w14:textId="77777777" w:rsidR="00783F08" w:rsidRDefault="00783F08" w:rsidP="006B3B3B">
            <w:pPr>
              <w:rPr>
                <w:rFonts w:ascii="Tele-GroteskNor" w:hAnsi="Tele-GroteskNor"/>
                <w:lang w:val="en-GB"/>
              </w:rPr>
            </w:pPr>
          </w:p>
          <w:p w14:paraId="121F405B" w14:textId="77777777" w:rsidR="00783F08" w:rsidRDefault="00783F08" w:rsidP="006B3B3B">
            <w:pPr>
              <w:rPr>
                <w:rFonts w:ascii="Tele-GroteskNor" w:hAnsi="Tele-GroteskNor"/>
                <w:lang w:val="en-GB"/>
              </w:rPr>
            </w:pPr>
            <w:r>
              <w:rPr>
                <w:rFonts w:ascii="Tele-GroteskNor" w:hAnsi="Tele-GroteskNor"/>
                <w:lang w:val="en-GB"/>
              </w:rPr>
              <w:t>C) General income tax retention period; Article 315 Income Tax Code</w:t>
            </w:r>
          </w:p>
          <w:p w14:paraId="53F4A7EB" w14:textId="77777777" w:rsidR="00783F08" w:rsidRDefault="00783F08" w:rsidP="006B3B3B">
            <w:pPr>
              <w:rPr>
                <w:rFonts w:ascii="Tele-GroteskNor" w:hAnsi="Tele-GroteskNor"/>
                <w:lang w:val="en-GB"/>
              </w:rPr>
            </w:pPr>
          </w:p>
          <w:p w14:paraId="0BA2E365" w14:textId="2AD73215" w:rsidR="00783F08" w:rsidRDefault="00783F08" w:rsidP="006B3B3B">
            <w:pPr>
              <w:rPr>
                <w:rFonts w:ascii="Tele-GroteskNor" w:hAnsi="Tele-GroteskNor"/>
                <w:lang w:val="fr-BE"/>
              </w:rPr>
            </w:pPr>
            <w:r>
              <w:rPr>
                <w:rFonts w:ascii="Tele-GroteskNor" w:hAnsi="Tele-GroteskNor"/>
                <w:lang w:val="fr-BE"/>
              </w:rPr>
              <w:t xml:space="preserve">D) General VAT </w:t>
            </w:r>
            <w:proofErr w:type="spellStart"/>
            <w:r>
              <w:rPr>
                <w:rFonts w:ascii="Tele-GroteskNor" w:hAnsi="Tele-GroteskNor"/>
                <w:lang w:val="fr-BE"/>
              </w:rPr>
              <w:t>retention</w:t>
            </w:r>
            <w:proofErr w:type="spellEnd"/>
            <w:r>
              <w:rPr>
                <w:rFonts w:ascii="Tele-GroteskNor" w:hAnsi="Tele-GroteskNor"/>
                <w:lang w:val="fr-BE"/>
              </w:rPr>
              <w:t xml:space="preserve"> </w:t>
            </w:r>
            <w:proofErr w:type="spellStart"/>
            <w:r>
              <w:rPr>
                <w:rFonts w:ascii="Tele-GroteskNor" w:hAnsi="Tele-GroteskNor"/>
                <w:lang w:val="fr-BE"/>
              </w:rPr>
              <w:t>period</w:t>
            </w:r>
            <w:proofErr w:type="spellEnd"/>
            <w:r>
              <w:rPr>
                <w:rFonts w:ascii="Tele-GroteskNor" w:hAnsi="Tele-GroteskNor"/>
                <w:lang w:val="fr-BE"/>
              </w:rPr>
              <w:t xml:space="preserve"> (Article 60, §4 VAT Code)</w:t>
            </w:r>
          </w:p>
        </w:tc>
      </w:tr>
      <w:tr w:rsidR="00783F08" w14:paraId="0D507880" w14:textId="77777777" w:rsidTr="006B3B3B">
        <w:tc>
          <w:tcPr>
            <w:tcW w:w="2689" w:type="dxa"/>
          </w:tcPr>
          <w:p w14:paraId="5A68FA05" w14:textId="77777777" w:rsidR="00783F08" w:rsidRDefault="00783F08" w:rsidP="006B3B3B">
            <w:pPr>
              <w:rPr>
                <w:rFonts w:ascii="Tele-GroteskNor" w:hAnsi="Tele-GroteskNor"/>
                <w:lang w:val="en-GB"/>
              </w:rPr>
            </w:pPr>
            <w:r>
              <w:rPr>
                <w:rFonts w:ascii="Tele-GroteskNor" w:hAnsi="Tele-GroteskNor"/>
                <w:lang w:val="en-GB"/>
              </w:rPr>
              <w:t xml:space="preserve">Photos with consent </w:t>
            </w:r>
          </w:p>
          <w:p w14:paraId="084C7FAB" w14:textId="77777777" w:rsidR="00783F08" w:rsidRDefault="00783F08" w:rsidP="006B3B3B">
            <w:pPr>
              <w:rPr>
                <w:rFonts w:ascii="Tele-GroteskNor" w:hAnsi="Tele-GroteskNor"/>
                <w:lang w:val="en-GB"/>
              </w:rPr>
            </w:pPr>
          </w:p>
        </w:tc>
        <w:tc>
          <w:tcPr>
            <w:tcW w:w="2267" w:type="dxa"/>
          </w:tcPr>
          <w:p w14:paraId="79CA722C" w14:textId="77777777" w:rsidR="00783F08" w:rsidRDefault="00783F08" w:rsidP="006B3B3B">
            <w:pPr>
              <w:rPr>
                <w:rFonts w:ascii="Tele-GroteskNor" w:hAnsi="Tele-GroteskNor"/>
                <w:lang w:val="en-GB"/>
              </w:rPr>
            </w:pPr>
            <w:r>
              <w:rPr>
                <w:rFonts w:ascii="Tele-GroteskNor" w:hAnsi="Tele-GroteskNor"/>
                <w:lang w:val="en-GB"/>
              </w:rPr>
              <w:t>Contractually stipulated or until valid withdrawal of consent</w:t>
            </w:r>
          </w:p>
        </w:tc>
        <w:tc>
          <w:tcPr>
            <w:tcW w:w="2610" w:type="dxa"/>
          </w:tcPr>
          <w:p w14:paraId="668B04E2" w14:textId="77777777" w:rsidR="00783F08" w:rsidRDefault="00783F08" w:rsidP="006B3B3B">
            <w:pPr>
              <w:rPr>
                <w:rFonts w:ascii="Tele-GroteskNor" w:hAnsi="Tele-GroteskNor"/>
                <w:lang w:val="en-GB"/>
              </w:rPr>
            </w:pPr>
            <w:r>
              <w:rPr>
                <w:rFonts w:ascii="Tele-GroteskNor" w:hAnsi="Tele-GroteskNor"/>
                <w:lang w:val="en-GB"/>
              </w:rPr>
              <w:t>Electronic</w:t>
            </w:r>
          </w:p>
        </w:tc>
        <w:tc>
          <w:tcPr>
            <w:tcW w:w="2352" w:type="dxa"/>
          </w:tcPr>
          <w:p w14:paraId="7E473886" w14:textId="77777777" w:rsidR="00783F08" w:rsidRDefault="00783F08" w:rsidP="006B3B3B">
            <w:pPr>
              <w:rPr>
                <w:rFonts w:ascii="Tele-GroteskNor" w:hAnsi="Tele-GroteskNor"/>
                <w:lang w:val="en-GB"/>
              </w:rPr>
            </w:pPr>
            <w:r>
              <w:rPr>
                <w:rFonts w:ascii="Tele-GroteskNor" w:hAnsi="Tele-GroteskNor"/>
                <w:lang w:val="en-GB"/>
              </w:rPr>
              <w:t>Agreement obtaining consent; GDPR</w:t>
            </w:r>
          </w:p>
        </w:tc>
      </w:tr>
      <w:tr w:rsidR="0095296E" w14:paraId="23CFF199" w14:textId="77777777" w:rsidTr="006B3B3B">
        <w:tc>
          <w:tcPr>
            <w:tcW w:w="2689" w:type="dxa"/>
          </w:tcPr>
          <w:p w14:paraId="43F262A4" w14:textId="260CFD42" w:rsidR="0095296E" w:rsidRDefault="0095296E" w:rsidP="0095296E">
            <w:pPr>
              <w:rPr>
                <w:rFonts w:ascii="Tele-GroteskNor" w:hAnsi="Tele-GroteskNor"/>
              </w:rPr>
            </w:pPr>
            <w:r>
              <w:rPr>
                <w:rFonts w:ascii="Tele-GroteskNor" w:hAnsi="Tele-GroteskNor"/>
                <w:lang w:val="en-GB"/>
              </w:rPr>
              <w:t>CCTV footage</w:t>
            </w:r>
          </w:p>
        </w:tc>
        <w:tc>
          <w:tcPr>
            <w:tcW w:w="2267" w:type="dxa"/>
          </w:tcPr>
          <w:p w14:paraId="44BF167A" w14:textId="5B5C9475" w:rsidR="0095296E" w:rsidRDefault="0095296E" w:rsidP="0095296E">
            <w:pPr>
              <w:rPr>
                <w:rFonts w:ascii="Tele-GroteskNor" w:hAnsi="Tele-GroteskNor"/>
              </w:rPr>
            </w:pPr>
            <w:r>
              <w:rPr>
                <w:rFonts w:ascii="Tele-GroteskNor" w:hAnsi="Tele-GroteskNor"/>
                <w:lang w:val="en-GB"/>
              </w:rPr>
              <w:t xml:space="preserve">1 month </w:t>
            </w:r>
          </w:p>
        </w:tc>
        <w:tc>
          <w:tcPr>
            <w:tcW w:w="2610" w:type="dxa"/>
          </w:tcPr>
          <w:p w14:paraId="71CE2B8C" w14:textId="09B83149" w:rsidR="0095296E" w:rsidRDefault="0095296E" w:rsidP="0095296E">
            <w:pPr>
              <w:rPr>
                <w:rFonts w:ascii="Tele-GroteskNor" w:hAnsi="Tele-GroteskNor"/>
              </w:rPr>
            </w:pPr>
            <w:r>
              <w:rPr>
                <w:rFonts w:ascii="Tele-GroteskNor" w:hAnsi="Tele-GroteskNor"/>
                <w:lang w:val="en-GB"/>
              </w:rPr>
              <w:t>Electronic</w:t>
            </w:r>
          </w:p>
        </w:tc>
        <w:tc>
          <w:tcPr>
            <w:tcW w:w="2352" w:type="dxa"/>
          </w:tcPr>
          <w:p w14:paraId="0D6982EA" w14:textId="7A477CC1" w:rsidR="0095296E" w:rsidRPr="0095296E" w:rsidRDefault="0095296E" w:rsidP="0095296E">
            <w:pPr>
              <w:rPr>
                <w:rFonts w:ascii="Tele-GroteskNor" w:hAnsi="Tele-GroteskNor"/>
                <w:lang w:val="en-US"/>
              </w:rPr>
            </w:pPr>
            <w:r>
              <w:rPr>
                <w:rFonts w:ascii="Tele-GroteskNor" w:hAnsi="Tele-GroteskNor"/>
                <w:lang w:val="en-GB"/>
              </w:rPr>
              <w:t>Act of 21/03/2007 concerning the fixture and use of CCTV</w:t>
            </w:r>
          </w:p>
        </w:tc>
      </w:tr>
    </w:tbl>
    <w:p w14:paraId="2A40D8EF" w14:textId="77777777" w:rsidR="00A82C5E" w:rsidRDefault="00A82C5E">
      <w:pPr>
        <w:rPr>
          <w:rFonts w:ascii="Calibri Light" w:eastAsiaTheme="majorEastAsia" w:hAnsi="Calibri Light" w:cs="Calibri Light"/>
          <w:color w:val="BD6C0C" w:themeColor="accent1" w:themeShade="BF"/>
          <w:sz w:val="26"/>
          <w:szCs w:val="26"/>
        </w:rPr>
      </w:pPr>
    </w:p>
    <w:p w14:paraId="67823BE2" w14:textId="77777777" w:rsidR="0095296E" w:rsidRDefault="0095296E">
      <w:pPr>
        <w:rPr>
          <w:rFonts w:asciiTheme="majorHAnsi" w:eastAsiaTheme="majorEastAsia" w:hAnsiTheme="majorHAnsi" w:cstheme="majorBidi"/>
          <w:color w:val="F0911E" w:themeColor="accent1"/>
          <w:sz w:val="32"/>
          <w:szCs w:val="32"/>
          <w:lang w:eastAsia="nl-NL"/>
        </w:rPr>
      </w:pPr>
      <w:r>
        <w:br w:type="page"/>
      </w:r>
    </w:p>
    <w:p w14:paraId="7B1282B8" w14:textId="670C8CCB" w:rsidR="00EF36D1" w:rsidRDefault="00EF36D1" w:rsidP="00243C81">
      <w:pPr>
        <w:pStyle w:val="Heading1"/>
        <w:numPr>
          <w:ilvl w:val="0"/>
          <w:numId w:val="0"/>
        </w:numPr>
        <w:ind w:left="720" w:hanging="720"/>
        <w:jc w:val="left"/>
        <w:rPr>
          <w:rFonts w:ascii="Tele-GroteskNor" w:hAnsi="Tele-GroteskNor"/>
        </w:rPr>
      </w:pPr>
      <w:r w:rsidRPr="0073084E">
        <w:lastRenderedPageBreak/>
        <w:t xml:space="preserve">Retention </w:t>
      </w:r>
      <w:r w:rsidR="00F31D23">
        <w:t>periods</w:t>
      </w:r>
      <w:r w:rsidRPr="0073084E">
        <w:t xml:space="preserve"> </w:t>
      </w:r>
      <w:r>
        <w:t>- Germany</w:t>
      </w:r>
    </w:p>
    <w:tbl>
      <w:tblPr>
        <w:tblStyle w:val="TableGrid"/>
        <w:tblW w:w="9918" w:type="dxa"/>
        <w:tblLayout w:type="fixed"/>
        <w:tblLook w:val="04A0" w:firstRow="1" w:lastRow="0" w:firstColumn="1" w:lastColumn="0" w:noHBand="0" w:noVBand="1"/>
      </w:tblPr>
      <w:tblGrid>
        <w:gridCol w:w="2689"/>
        <w:gridCol w:w="2267"/>
        <w:gridCol w:w="2610"/>
        <w:gridCol w:w="2352"/>
      </w:tblGrid>
      <w:tr w:rsidR="00092F07" w:rsidRPr="002C49DD" w14:paraId="78CBDDB0" w14:textId="77777777" w:rsidTr="13F5212B">
        <w:tc>
          <w:tcPr>
            <w:tcW w:w="9918" w:type="dxa"/>
            <w:gridSpan w:val="4"/>
            <w:shd w:val="clear" w:color="auto" w:fill="BFBFBF" w:themeFill="background1" w:themeFillShade="BF"/>
          </w:tcPr>
          <w:p w14:paraId="4C627914" w14:textId="4785ECD2" w:rsidR="00092F07" w:rsidRPr="002C49DD" w:rsidRDefault="27C65B64" w:rsidP="03E68CE8">
            <w:r w:rsidRPr="13F5212B">
              <w:rPr>
                <w:rFonts w:ascii="Tele-GroteskNor" w:hAnsi="Tele-GroteskNor"/>
                <w:b/>
                <w:bCs/>
                <w:sz w:val="24"/>
                <w:szCs w:val="24"/>
                <w:lang w:val="en-GB"/>
              </w:rPr>
              <w:t xml:space="preserve">HR data: </w:t>
            </w:r>
            <w:r w:rsidR="4EFB5588" w:rsidRPr="13F5212B">
              <w:rPr>
                <w:rFonts w:ascii="Tele-GroteskNor" w:hAnsi="Tele-GroteskNor"/>
                <w:b/>
                <w:bCs/>
                <w:sz w:val="24"/>
                <w:szCs w:val="24"/>
                <w:lang w:val="en-GB"/>
              </w:rPr>
              <w:t>Employment records</w:t>
            </w:r>
          </w:p>
        </w:tc>
      </w:tr>
      <w:tr w:rsidR="00092F07" w:rsidRPr="002C49DD" w14:paraId="286E94F3" w14:textId="77777777" w:rsidTr="13F5212B">
        <w:tc>
          <w:tcPr>
            <w:tcW w:w="2689" w:type="dxa"/>
            <w:shd w:val="clear" w:color="auto" w:fill="BFBFBF" w:themeFill="background1" w:themeFillShade="BF"/>
          </w:tcPr>
          <w:p w14:paraId="40049895" w14:textId="77777777" w:rsidR="00092F07" w:rsidRPr="002C49DD" w:rsidRDefault="00092F07"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0B5E587C" w14:textId="77777777" w:rsidR="00092F07" w:rsidRPr="002C49DD" w:rsidRDefault="00092F07"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3D75440B" w14:textId="77777777" w:rsidR="00092F07" w:rsidRPr="002C49DD" w:rsidRDefault="00092F07"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56C04046" w14:textId="77777777" w:rsidR="00092F07" w:rsidRPr="002C49DD" w:rsidRDefault="00092F07" w:rsidP="006B3B3B">
            <w:pPr>
              <w:rPr>
                <w:rFonts w:ascii="Tele-GroteskNor" w:hAnsi="Tele-GroteskNor"/>
                <w:b/>
                <w:sz w:val="24"/>
                <w:lang w:val="en-GB"/>
              </w:rPr>
            </w:pPr>
            <w:r w:rsidRPr="002C49DD">
              <w:rPr>
                <w:rFonts w:ascii="Tele-GroteskNor" w:hAnsi="Tele-GroteskNor"/>
                <w:b/>
                <w:sz w:val="24"/>
                <w:lang w:val="en-GB"/>
              </w:rPr>
              <w:t>Reference</w:t>
            </w:r>
          </w:p>
        </w:tc>
      </w:tr>
      <w:tr w:rsidR="00092F07" w:rsidRPr="00276E25" w14:paraId="62F48472" w14:textId="77777777" w:rsidTr="13F5212B">
        <w:tc>
          <w:tcPr>
            <w:tcW w:w="2689" w:type="dxa"/>
          </w:tcPr>
          <w:p w14:paraId="3554E7C0" w14:textId="77777777" w:rsidR="00092F07" w:rsidRDefault="00092F07" w:rsidP="006B3B3B">
            <w:pPr>
              <w:rPr>
                <w:rFonts w:ascii="Tele-GroteskNor" w:hAnsi="Tele-GroteskNor"/>
                <w:lang w:val="en-GB"/>
              </w:rPr>
            </w:pPr>
            <w:r>
              <w:rPr>
                <w:rFonts w:ascii="Tele-GroteskNor" w:hAnsi="Tele-GroteskNor"/>
                <w:lang w:val="en-GB"/>
              </w:rPr>
              <w:t>Unsuccessful job Applicant</w:t>
            </w:r>
          </w:p>
          <w:p w14:paraId="154B7071" w14:textId="77777777" w:rsidR="00092F07" w:rsidRDefault="00092F07" w:rsidP="00092F07">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Contact details</w:t>
            </w:r>
          </w:p>
          <w:p w14:paraId="0A2561AA" w14:textId="77777777" w:rsidR="00092F07" w:rsidRDefault="00092F07" w:rsidP="00092F07">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Application forms/letters</w:t>
            </w:r>
          </w:p>
          <w:p w14:paraId="57207C97" w14:textId="77777777" w:rsidR="00092F07" w:rsidRDefault="00092F07" w:rsidP="00092F07">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CVs</w:t>
            </w:r>
          </w:p>
          <w:p w14:paraId="145891C9" w14:textId="77777777" w:rsidR="00092F07" w:rsidRDefault="00092F07" w:rsidP="00092F07">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Photo’s</w:t>
            </w:r>
          </w:p>
          <w:p w14:paraId="644AF073" w14:textId="2CB0A48E" w:rsidR="00092F07" w:rsidRPr="00092F07" w:rsidRDefault="00092F07" w:rsidP="006B3B3B">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Interview notes</w:t>
            </w:r>
          </w:p>
        </w:tc>
        <w:tc>
          <w:tcPr>
            <w:tcW w:w="2267" w:type="dxa"/>
          </w:tcPr>
          <w:p w14:paraId="29F74B16" w14:textId="77777777" w:rsidR="00092F07" w:rsidRPr="000718D4" w:rsidRDefault="00092F07" w:rsidP="006B3B3B">
            <w:pPr>
              <w:rPr>
                <w:rFonts w:ascii="Tele-GroteskNor" w:hAnsi="Tele-GroteskNor"/>
                <w:lang w:val="en-GB"/>
              </w:rPr>
            </w:pPr>
            <w:r>
              <w:rPr>
                <w:rFonts w:ascii="Tele-GroteskNor" w:hAnsi="Tele-GroteskNor"/>
                <w:lang w:val="en-GB"/>
              </w:rPr>
              <w:t>6</w:t>
            </w:r>
            <w:r w:rsidRPr="000718D4">
              <w:rPr>
                <w:rFonts w:ascii="Tele-GroteskNor" w:hAnsi="Tele-GroteskNor"/>
                <w:lang w:val="en-GB"/>
              </w:rPr>
              <w:t xml:space="preserve"> months or </w:t>
            </w:r>
            <w:r w:rsidRPr="000718D4">
              <w:rPr>
                <w:rFonts w:ascii="Tele-GroteskNor" w:hAnsi="Tele-GroteskNor"/>
                <w:lang w:val="en-GB"/>
              </w:rPr>
              <w:br/>
              <w:t xml:space="preserve">1 year (if consent is obtained) </w:t>
            </w:r>
          </w:p>
          <w:p w14:paraId="0F0866A2" w14:textId="77777777" w:rsidR="00092F07" w:rsidRDefault="00092F07" w:rsidP="006B3B3B">
            <w:pPr>
              <w:rPr>
                <w:rFonts w:ascii="Tele-GroteskNor" w:hAnsi="Tele-GroteskNor"/>
                <w:lang w:val="en-GB"/>
              </w:rPr>
            </w:pPr>
          </w:p>
          <w:p w14:paraId="50560DF2" w14:textId="77777777" w:rsidR="00092F07" w:rsidRPr="002C49DD" w:rsidRDefault="00092F07" w:rsidP="006B3B3B">
            <w:pPr>
              <w:rPr>
                <w:rFonts w:ascii="Tele-GroteskNor" w:hAnsi="Tele-GroteskNor"/>
                <w:lang w:val="en-GB"/>
              </w:rPr>
            </w:pPr>
          </w:p>
        </w:tc>
        <w:tc>
          <w:tcPr>
            <w:tcW w:w="2610" w:type="dxa"/>
          </w:tcPr>
          <w:p w14:paraId="1061E67E" w14:textId="77777777" w:rsidR="00092F07" w:rsidRPr="002C49DD" w:rsidRDefault="00092F07" w:rsidP="006B3B3B">
            <w:pPr>
              <w:rPr>
                <w:rFonts w:ascii="Tele-GroteskNor" w:hAnsi="Tele-GroteskNor"/>
                <w:lang w:val="en-GB"/>
              </w:rPr>
            </w:pPr>
            <w:r>
              <w:rPr>
                <w:rFonts w:ascii="Tele-GroteskNor" w:hAnsi="Tele-GroteskNor"/>
                <w:lang w:val="en-GB"/>
              </w:rPr>
              <w:t>Paper or electronic</w:t>
            </w:r>
          </w:p>
        </w:tc>
        <w:tc>
          <w:tcPr>
            <w:tcW w:w="2352" w:type="dxa"/>
          </w:tcPr>
          <w:p w14:paraId="16D420A1" w14:textId="77777777" w:rsidR="00092F07" w:rsidRPr="002C49DD" w:rsidRDefault="00092F07" w:rsidP="006B3B3B">
            <w:pPr>
              <w:rPr>
                <w:rFonts w:ascii="Tele-GroteskNor" w:hAnsi="Tele-GroteskNor"/>
                <w:lang w:val="en-GB"/>
              </w:rPr>
            </w:pPr>
            <w:r>
              <w:rPr>
                <w:rFonts w:ascii="Tele-GroteskNor" w:hAnsi="Tele-GroteskNor"/>
                <w:lang w:val="en-GB"/>
              </w:rPr>
              <w:t xml:space="preserve">§ 15 Abs. 4 AGG </w:t>
            </w:r>
            <w:r w:rsidRPr="00BE4BA7">
              <w:rPr>
                <w:rFonts w:ascii="Tele-GroteskNor" w:hAnsi="Tele-GroteskNor"/>
                <w:lang w:val="en-GB"/>
              </w:rPr>
              <w:t xml:space="preserve">in conjunction with </w:t>
            </w:r>
            <w:r>
              <w:rPr>
                <w:rFonts w:ascii="Tele-GroteskNor" w:hAnsi="Tele-GroteskNor"/>
                <w:lang w:val="en-GB"/>
              </w:rPr>
              <w:t xml:space="preserve">§ 61b Abs. 1 </w:t>
            </w:r>
            <w:proofErr w:type="spellStart"/>
            <w:r>
              <w:rPr>
                <w:rFonts w:ascii="Tele-GroteskNor" w:hAnsi="Tele-GroteskNor"/>
                <w:lang w:val="en-GB"/>
              </w:rPr>
              <w:t>ArbGG</w:t>
            </w:r>
            <w:proofErr w:type="spellEnd"/>
            <w:r>
              <w:rPr>
                <w:rFonts w:ascii="Tele-GroteskNor" w:hAnsi="Tele-GroteskNor"/>
                <w:lang w:val="en-GB"/>
              </w:rPr>
              <w:t>.</w:t>
            </w:r>
          </w:p>
        </w:tc>
      </w:tr>
      <w:tr w:rsidR="00092F07" w:rsidRPr="00276E25" w14:paraId="1554964A" w14:textId="77777777" w:rsidTr="13F5212B">
        <w:tc>
          <w:tcPr>
            <w:tcW w:w="2689" w:type="dxa"/>
          </w:tcPr>
          <w:p w14:paraId="5989FFF3" w14:textId="77777777" w:rsidR="00092F07" w:rsidRDefault="00092F07" w:rsidP="006B3B3B">
            <w:pPr>
              <w:rPr>
                <w:rFonts w:ascii="Tele-GroteskNor" w:hAnsi="Tele-GroteskNor"/>
                <w:lang w:val="en-GB"/>
              </w:rPr>
            </w:pPr>
            <w:r w:rsidRPr="002C4855">
              <w:rPr>
                <w:rFonts w:ascii="Tele-GroteskNor" w:hAnsi="Tele-GroteskNor"/>
                <w:lang w:val="en-GB"/>
              </w:rPr>
              <w:t>Successful Candidates</w:t>
            </w:r>
          </w:p>
          <w:p w14:paraId="1E2CF4C1" w14:textId="77777777" w:rsidR="00092F07" w:rsidRDefault="00092F07" w:rsidP="00092F07">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Application letters</w:t>
            </w:r>
          </w:p>
          <w:p w14:paraId="3DB66409" w14:textId="77777777" w:rsidR="00092F07" w:rsidRDefault="00092F07" w:rsidP="00092F07">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Copies of training received</w:t>
            </w:r>
          </w:p>
          <w:p w14:paraId="19287188" w14:textId="77777777" w:rsidR="00092F07" w:rsidRPr="00F23C0D" w:rsidRDefault="00092F07" w:rsidP="00092F07">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 xml:space="preserve">CV’s </w:t>
            </w:r>
          </w:p>
        </w:tc>
        <w:tc>
          <w:tcPr>
            <w:tcW w:w="2267" w:type="dxa"/>
          </w:tcPr>
          <w:p w14:paraId="3F983417" w14:textId="77777777" w:rsidR="00092F07" w:rsidRPr="002C49DD" w:rsidRDefault="00092F07" w:rsidP="006B3B3B">
            <w:pPr>
              <w:rPr>
                <w:rFonts w:ascii="Tele-GroteskNor" w:hAnsi="Tele-GroteskNor"/>
                <w:lang w:val="en-GB"/>
              </w:rPr>
            </w:pPr>
            <w:r>
              <w:rPr>
                <w:rFonts w:ascii="Tele-GroteskNor" w:hAnsi="Tele-GroteskNor"/>
                <w:lang w:val="en-GB"/>
              </w:rPr>
              <w:t>3 years after employment ceases, beginning at the end of the year when employee left</w:t>
            </w:r>
          </w:p>
        </w:tc>
        <w:tc>
          <w:tcPr>
            <w:tcW w:w="2610" w:type="dxa"/>
          </w:tcPr>
          <w:p w14:paraId="4D132D59" w14:textId="77777777" w:rsidR="00092F07" w:rsidRPr="002C49DD" w:rsidRDefault="00092F07" w:rsidP="006B3B3B">
            <w:pPr>
              <w:rPr>
                <w:rFonts w:ascii="Tele-GroteskNor" w:hAnsi="Tele-GroteskNor"/>
                <w:lang w:val="en-GB"/>
              </w:rPr>
            </w:pPr>
            <w:r>
              <w:rPr>
                <w:rFonts w:ascii="Tele-GroteskNor" w:hAnsi="Tele-GroteskNor"/>
                <w:lang w:val="en-GB"/>
              </w:rPr>
              <w:t>Paper or electronic</w:t>
            </w:r>
          </w:p>
        </w:tc>
        <w:tc>
          <w:tcPr>
            <w:tcW w:w="2352" w:type="dxa"/>
          </w:tcPr>
          <w:p w14:paraId="73BF84BF" w14:textId="77777777" w:rsidR="00092F07" w:rsidRPr="002C49DD" w:rsidRDefault="00092F07" w:rsidP="006B3B3B">
            <w:pPr>
              <w:rPr>
                <w:rFonts w:ascii="Tele-GroteskNor" w:hAnsi="Tele-GroteskNor"/>
                <w:lang w:val="en-GB"/>
              </w:rPr>
            </w:pPr>
            <w:r>
              <w:rPr>
                <w:rFonts w:ascii="Tele-GroteskNor" w:hAnsi="Tele-GroteskNor"/>
                <w:lang w:val="en-GB"/>
              </w:rPr>
              <w:t xml:space="preserve">§§ 196, 199 BGB plus § 109 </w:t>
            </w:r>
            <w:proofErr w:type="spellStart"/>
            <w:r>
              <w:rPr>
                <w:rFonts w:ascii="Tele-GroteskNor" w:hAnsi="Tele-GroteskNor"/>
                <w:lang w:val="en-GB"/>
              </w:rPr>
              <w:t>GewO</w:t>
            </w:r>
            <w:proofErr w:type="spellEnd"/>
          </w:p>
        </w:tc>
      </w:tr>
      <w:tr w:rsidR="00092F07" w:rsidRPr="00276E25" w14:paraId="1E287978" w14:textId="77777777" w:rsidTr="13F5212B">
        <w:tc>
          <w:tcPr>
            <w:tcW w:w="2689" w:type="dxa"/>
          </w:tcPr>
          <w:p w14:paraId="691654F2" w14:textId="77777777" w:rsidR="00092F07" w:rsidRDefault="00092F07" w:rsidP="006B3B3B">
            <w:pPr>
              <w:rPr>
                <w:rFonts w:ascii="Tele-GroteskNor" w:hAnsi="Tele-GroteskNor"/>
                <w:lang w:val="en-GB"/>
              </w:rPr>
            </w:pPr>
            <w:r>
              <w:rPr>
                <w:rFonts w:ascii="Tele-GroteskNor" w:hAnsi="Tele-GroteskNor"/>
                <w:lang w:val="en-GB"/>
              </w:rPr>
              <w:t>Employment contracts</w:t>
            </w:r>
            <w:r>
              <w:rPr>
                <w:rFonts w:ascii="Tele-GroteskNor" w:hAnsi="Tele-GroteskNor"/>
                <w:lang w:val="en-GB"/>
              </w:rPr>
              <w:br/>
              <w:t xml:space="preserve">, including: </w:t>
            </w:r>
          </w:p>
          <w:p w14:paraId="18C5AD5F" w14:textId="77777777" w:rsidR="00092F07" w:rsidRDefault="00092F07" w:rsidP="00092F07">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Changes to terms and conditions</w:t>
            </w:r>
          </w:p>
          <w:p w14:paraId="7298C6BD" w14:textId="77777777" w:rsidR="00092F07" w:rsidRDefault="00092F07" w:rsidP="00092F07">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w:t>
            </w:r>
            <w:r w:rsidRPr="00787963">
              <w:rPr>
                <w:rFonts w:ascii="Tele-GroteskNor" w:hAnsi="Tele-GroteskNor"/>
                <w:szCs w:val="22"/>
                <w:lang w:val="en-GB"/>
              </w:rPr>
              <w:t>erson</w:t>
            </w:r>
            <w:r>
              <w:rPr>
                <w:rFonts w:ascii="Tele-GroteskNor" w:hAnsi="Tele-GroteskNor"/>
                <w:szCs w:val="22"/>
                <w:lang w:val="en-GB"/>
              </w:rPr>
              <w:t>al development records</w:t>
            </w:r>
          </w:p>
          <w:p w14:paraId="6A0D2776" w14:textId="77777777" w:rsidR="00092F07" w:rsidRDefault="00092F07" w:rsidP="00092F07">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Training records</w:t>
            </w:r>
          </w:p>
          <w:p w14:paraId="15AFBBCD" w14:textId="77777777" w:rsidR="00092F07" w:rsidRPr="00787963" w:rsidRDefault="00092F07" w:rsidP="00092F07">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Promotions and demotions</w:t>
            </w:r>
          </w:p>
          <w:p w14:paraId="11C46A76" w14:textId="0FA5A53E" w:rsidR="00092F07" w:rsidRPr="002C49DD" w:rsidRDefault="00092F07" w:rsidP="006B3B3B">
            <w:pPr>
              <w:rPr>
                <w:rFonts w:ascii="Tele-GroteskNor" w:hAnsi="Tele-GroteskNor"/>
                <w:lang w:val="en-GB"/>
              </w:rPr>
            </w:pPr>
            <w:r>
              <w:rPr>
                <w:rFonts w:ascii="Tele-GroteskNor" w:hAnsi="Tele-GroteskNor"/>
                <w:lang w:val="en-GB"/>
              </w:rPr>
              <w:t>(also temporary workers)</w:t>
            </w:r>
          </w:p>
        </w:tc>
        <w:tc>
          <w:tcPr>
            <w:tcW w:w="2267" w:type="dxa"/>
          </w:tcPr>
          <w:p w14:paraId="3734F32E" w14:textId="77777777" w:rsidR="00092F07" w:rsidRPr="002C49DD" w:rsidRDefault="00092F07" w:rsidP="006B3B3B">
            <w:pPr>
              <w:rPr>
                <w:rFonts w:ascii="Tele-GroteskNor" w:hAnsi="Tele-GroteskNor"/>
                <w:lang w:val="en-GB"/>
              </w:rPr>
            </w:pPr>
            <w:r>
              <w:rPr>
                <w:rFonts w:ascii="Tele-GroteskNor" w:hAnsi="Tele-GroteskNor"/>
                <w:lang w:val="en-GB"/>
              </w:rPr>
              <w:t>6 years after employment ceases</w:t>
            </w:r>
          </w:p>
        </w:tc>
        <w:tc>
          <w:tcPr>
            <w:tcW w:w="2610" w:type="dxa"/>
          </w:tcPr>
          <w:p w14:paraId="0561FC0A" w14:textId="77777777" w:rsidR="00092F07" w:rsidRPr="002C49DD" w:rsidRDefault="00092F07" w:rsidP="006B3B3B">
            <w:pPr>
              <w:rPr>
                <w:rFonts w:ascii="Tele-GroteskNor" w:hAnsi="Tele-GroteskNor"/>
                <w:lang w:val="en-GB"/>
              </w:rPr>
            </w:pPr>
            <w:r>
              <w:rPr>
                <w:rFonts w:ascii="Tele-GroteskNor" w:hAnsi="Tele-GroteskNor"/>
                <w:lang w:val="en-GB"/>
              </w:rPr>
              <w:t>Paper or electronic</w:t>
            </w:r>
          </w:p>
        </w:tc>
        <w:tc>
          <w:tcPr>
            <w:tcW w:w="2352" w:type="dxa"/>
          </w:tcPr>
          <w:p w14:paraId="1B0EB452" w14:textId="77777777" w:rsidR="00092F07" w:rsidRPr="002C49DD" w:rsidRDefault="00092F07" w:rsidP="006B3B3B">
            <w:pPr>
              <w:rPr>
                <w:rFonts w:ascii="Tele-GroteskNor" w:hAnsi="Tele-GroteskNor"/>
                <w:lang w:val="en-GB"/>
              </w:rPr>
            </w:pPr>
            <w:r w:rsidRPr="00D70E69">
              <w:rPr>
                <w:rFonts w:ascii="Tele-GroteskNor" w:hAnsi="Tele-GroteskNor"/>
                <w:lang w:val="en-GB"/>
              </w:rPr>
              <w:t>§ 147 Abs. 1 Nr. 2, 3 u. 5 AO</w:t>
            </w:r>
          </w:p>
        </w:tc>
      </w:tr>
      <w:tr w:rsidR="00092F07" w:rsidRPr="00053C8D" w14:paraId="296A5BE4" w14:textId="77777777" w:rsidTr="13F5212B">
        <w:tc>
          <w:tcPr>
            <w:tcW w:w="2689" w:type="dxa"/>
          </w:tcPr>
          <w:p w14:paraId="11C8B59B" w14:textId="77777777" w:rsidR="00092F07" w:rsidRDefault="00092F07" w:rsidP="006B3B3B">
            <w:pPr>
              <w:rPr>
                <w:rFonts w:ascii="Tele-GroteskNor" w:hAnsi="Tele-GroteskNor"/>
                <w:lang w:val="en-GB"/>
              </w:rPr>
            </w:pPr>
            <w:r>
              <w:rPr>
                <w:rFonts w:ascii="Tele-GroteskNor" w:hAnsi="Tele-GroteskNor"/>
                <w:lang w:val="en-GB"/>
              </w:rPr>
              <w:t>Accident records</w:t>
            </w:r>
          </w:p>
        </w:tc>
        <w:tc>
          <w:tcPr>
            <w:tcW w:w="2267" w:type="dxa"/>
          </w:tcPr>
          <w:p w14:paraId="5BEBB9F3" w14:textId="77777777" w:rsidR="00092F07" w:rsidRDefault="00092F07" w:rsidP="006B3B3B">
            <w:pPr>
              <w:rPr>
                <w:rFonts w:ascii="Tele-GroteskNor" w:hAnsi="Tele-GroteskNor"/>
                <w:lang w:val="en-GB"/>
              </w:rPr>
            </w:pPr>
            <w:r>
              <w:rPr>
                <w:rFonts w:ascii="Tele-GroteskNor" w:hAnsi="Tele-GroteskNor"/>
                <w:lang w:val="en-GB"/>
              </w:rPr>
              <w:t xml:space="preserve">3 years </w:t>
            </w:r>
            <w:r w:rsidRPr="00BE4BA7">
              <w:rPr>
                <w:rFonts w:ascii="Tele-GroteskNor" w:hAnsi="Tele-GroteskNor"/>
                <w:lang w:val="en-GB"/>
              </w:rPr>
              <w:t>beginning from binding determination of the social insurance agency's obligation to pay benefits by judgment pursuant to § 112 in conjunction with § 108 SGB VII</w:t>
            </w:r>
          </w:p>
        </w:tc>
        <w:tc>
          <w:tcPr>
            <w:tcW w:w="2610" w:type="dxa"/>
          </w:tcPr>
          <w:p w14:paraId="7D49736B" w14:textId="77777777" w:rsidR="00092F07" w:rsidRDefault="00092F07" w:rsidP="006B3B3B">
            <w:pPr>
              <w:rPr>
                <w:rFonts w:ascii="Tele-GroteskNor" w:hAnsi="Tele-GroteskNor"/>
                <w:lang w:val="en-GB"/>
              </w:rPr>
            </w:pPr>
            <w:r>
              <w:rPr>
                <w:rFonts w:ascii="Tele-GroteskNor" w:hAnsi="Tele-GroteskNor"/>
                <w:lang w:val="en-GB"/>
              </w:rPr>
              <w:t>Paper or electronic</w:t>
            </w:r>
          </w:p>
        </w:tc>
        <w:tc>
          <w:tcPr>
            <w:tcW w:w="2352" w:type="dxa"/>
          </w:tcPr>
          <w:p w14:paraId="05DDCF67" w14:textId="77777777" w:rsidR="00092F07" w:rsidRPr="00053C8D" w:rsidRDefault="00092F07" w:rsidP="006B3B3B">
            <w:pPr>
              <w:rPr>
                <w:rFonts w:ascii="Tele-GroteskNor" w:hAnsi="Tele-GroteskNor"/>
                <w:lang w:val="en-US"/>
              </w:rPr>
            </w:pPr>
            <w:r w:rsidRPr="00053C8D">
              <w:rPr>
                <w:rFonts w:ascii="Tele-GroteskNor" w:hAnsi="Tele-GroteskNor"/>
                <w:lang w:val="en-US"/>
              </w:rPr>
              <w:t xml:space="preserve">§§ 195, 199 BGB </w:t>
            </w:r>
            <w:proofErr w:type="spellStart"/>
            <w:r w:rsidRPr="00053C8D">
              <w:rPr>
                <w:rFonts w:ascii="Tele-GroteskNor" w:hAnsi="Tele-GroteskNor"/>
                <w:lang w:val="en-US"/>
              </w:rPr>
              <w:t>i.V.</w:t>
            </w:r>
            <w:proofErr w:type="spellEnd"/>
            <w:r w:rsidRPr="00053C8D">
              <w:rPr>
                <w:rFonts w:ascii="Tele-GroteskNor" w:hAnsi="Tele-GroteskNor"/>
                <w:lang w:val="en-US"/>
              </w:rPr>
              <w:t xml:space="preserve"> m. § 113 SGB VII, beginning </w:t>
            </w:r>
            <w:r w:rsidRPr="00BE4BA7">
              <w:rPr>
                <w:rFonts w:ascii="Tele-GroteskNor" w:hAnsi="Tele-GroteskNor"/>
                <w:lang w:val="en-US"/>
              </w:rPr>
              <w:t>from binding determination of the social insurance agency's obligation to pay benefits by judgment pursuant to § 112 in conjunction with § 108 SGB VII</w:t>
            </w:r>
          </w:p>
        </w:tc>
      </w:tr>
      <w:tr w:rsidR="00092F07" w:rsidRPr="00276E25" w14:paraId="60C2F86A" w14:textId="77777777" w:rsidTr="13F5212B">
        <w:tc>
          <w:tcPr>
            <w:tcW w:w="2689" w:type="dxa"/>
          </w:tcPr>
          <w:p w14:paraId="7053F984" w14:textId="77777777" w:rsidR="00092F07" w:rsidRDefault="00092F07" w:rsidP="006B3B3B">
            <w:pPr>
              <w:rPr>
                <w:rFonts w:ascii="Tele-GroteskNor" w:hAnsi="Tele-GroteskNor"/>
                <w:lang w:val="en-GB"/>
              </w:rPr>
            </w:pPr>
            <w:r>
              <w:rPr>
                <w:rFonts w:ascii="Tele-GroteskNor" w:hAnsi="Tele-GroteskNor"/>
                <w:lang w:val="en-GB"/>
              </w:rPr>
              <w:t>Disciplinary and Grievance proceedings</w:t>
            </w:r>
          </w:p>
        </w:tc>
        <w:tc>
          <w:tcPr>
            <w:tcW w:w="2267" w:type="dxa"/>
          </w:tcPr>
          <w:p w14:paraId="609825ED" w14:textId="77777777" w:rsidR="00092F07" w:rsidRDefault="00092F07" w:rsidP="006B3B3B">
            <w:pPr>
              <w:rPr>
                <w:rFonts w:ascii="Tele-GroteskNor" w:hAnsi="Tele-GroteskNor"/>
                <w:lang w:val="en-GB"/>
              </w:rPr>
            </w:pPr>
            <w:r>
              <w:rPr>
                <w:rFonts w:ascii="Tele-GroteskNor" w:hAnsi="Tele-GroteskNor"/>
                <w:lang w:val="en-GB"/>
              </w:rPr>
              <w:t>In any case at the latest 3</w:t>
            </w:r>
            <w:r w:rsidRPr="00053C8D">
              <w:rPr>
                <w:rFonts w:ascii="Tele-GroteskNor" w:hAnsi="Tele-GroteskNor"/>
                <w:lang w:val="en-GB"/>
              </w:rPr>
              <w:t xml:space="preserve"> years after employment ceases</w:t>
            </w:r>
            <w:r>
              <w:rPr>
                <w:rFonts w:ascii="Tele-GroteskNor" w:hAnsi="Tele-GroteskNor"/>
                <w:lang w:val="en-GB"/>
              </w:rPr>
              <w:t>.</w:t>
            </w:r>
            <w:r w:rsidRPr="007C765D">
              <w:rPr>
                <w:lang w:val="en-US"/>
              </w:rPr>
              <w:t xml:space="preserve"> </w:t>
            </w:r>
            <w:r w:rsidRPr="00240893">
              <w:rPr>
                <w:rFonts w:ascii="Tele-GroteskNor" w:hAnsi="Tele-GroteskNor"/>
                <w:lang w:val="en-GB"/>
              </w:rPr>
              <w:t>Otherwise, such information must be reviewed each year to determine whether or not it may still have an impact on the existing employment relationship.</w:t>
            </w:r>
            <w:r>
              <w:rPr>
                <w:rFonts w:ascii="Tele-GroteskNor" w:hAnsi="Tele-GroteskNor"/>
                <w:lang w:val="en-GB"/>
              </w:rPr>
              <w:t xml:space="preserve"> </w:t>
            </w:r>
          </w:p>
        </w:tc>
        <w:tc>
          <w:tcPr>
            <w:tcW w:w="2610" w:type="dxa"/>
          </w:tcPr>
          <w:p w14:paraId="47F3E15E" w14:textId="77777777" w:rsidR="00092F07" w:rsidRDefault="00092F07" w:rsidP="006B3B3B">
            <w:pPr>
              <w:rPr>
                <w:rFonts w:ascii="Tele-GroteskNor" w:hAnsi="Tele-GroteskNor"/>
                <w:lang w:val="en-GB"/>
              </w:rPr>
            </w:pPr>
            <w:r>
              <w:rPr>
                <w:rFonts w:ascii="Tele-GroteskNor" w:hAnsi="Tele-GroteskNor"/>
                <w:lang w:val="en-GB"/>
              </w:rPr>
              <w:t>Paper or electronic</w:t>
            </w:r>
          </w:p>
        </w:tc>
        <w:tc>
          <w:tcPr>
            <w:tcW w:w="2352" w:type="dxa"/>
          </w:tcPr>
          <w:p w14:paraId="7219BF0B" w14:textId="77777777" w:rsidR="00092F07" w:rsidRDefault="00092F07" w:rsidP="006B3B3B">
            <w:pPr>
              <w:rPr>
                <w:rFonts w:ascii="Tele-GroteskNor" w:hAnsi="Tele-GroteskNor"/>
                <w:lang w:val="en-GB"/>
              </w:rPr>
            </w:pPr>
            <w:r>
              <w:rPr>
                <w:rFonts w:ascii="Tele-GroteskNor" w:hAnsi="Tele-GroteskNor"/>
                <w:lang w:val="en-GB"/>
              </w:rPr>
              <w:t>Case law</w:t>
            </w:r>
          </w:p>
        </w:tc>
      </w:tr>
      <w:tr w:rsidR="00092F07" w:rsidRPr="00EE1ADD" w14:paraId="18157E89" w14:textId="77777777" w:rsidTr="13F5212B">
        <w:tc>
          <w:tcPr>
            <w:tcW w:w="2689" w:type="dxa"/>
          </w:tcPr>
          <w:p w14:paraId="32C0D83F" w14:textId="77777777" w:rsidR="00092F07" w:rsidRPr="009B2EA5" w:rsidRDefault="00092F07" w:rsidP="006B3B3B">
            <w:pPr>
              <w:rPr>
                <w:rFonts w:ascii="Tele-GroteskNor" w:hAnsi="Tele-GroteskNor"/>
                <w:lang w:val="fr-BE"/>
              </w:rPr>
            </w:pPr>
            <w:r w:rsidRPr="009B2EA5">
              <w:rPr>
                <w:rFonts w:ascii="Tele-GroteskNor" w:hAnsi="Tele-GroteskNor"/>
                <w:lang w:val="fr-BE"/>
              </w:rPr>
              <w:t>Copies of Identification documents (</w:t>
            </w:r>
            <w:proofErr w:type="spellStart"/>
            <w:r w:rsidRPr="009B2EA5">
              <w:rPr>
                <w:rFonts w:ascii="Tele-GroteskNor" w:hAnsi="Tele-GroteskNor"/>
                <w:lang w:val="fr-BE"/>
              </w:rPr>
              <w:t>passports</w:t>
            </w:r>
            <w:proofErr w:type="spellEnd"/>
            <w:r w:rsidRPr="009B2EA5">
              <w:rPr>
                <w:rFonts w:ascii="Tele-GroteskNor" w:hAnsi="Tele-GroteskNor"/>
                <w:lang w:val="fr-BE"/>
              </w:rPr>
              <w:t>)</w:t>
            </w:r>
          </w:p>
        </w:tc>
        <w:tc>
          <w:tcPr>
            <w:tcW w:w="2267" w:type="dxa"/>
          </w:tcPr>
          <w:p w14:paraId="2B34A548" w14:textId="77777777" w:rsidR="00092F07" w:rsidRPr="0073084E" w:rsidRDefault="00092F07" w:rsidP="006B3B3B">
            <w:pPr>
              <w:rPr>
                <w:rFonts w:ascii="Tele-GroteskNor" w:hAnsi="Tele-GroteskNor"/>
                <w:lang w:val="en-GB"/>
              </w:rPr>
            </w:pPr>
            <w:r>
              <w:rPr>
                <w:rFonts w:ascii="Tele-GroteskNor" w:hAnsi="Tele-GroteskNor"/>
                <w:lang w:val="en-GB"/>
              </w:rPr>
              <w:t>6</w:t>
            </w:r>
            <w:r w:rsidRPr="0073084E">
              <w:rPr>
                <w:rFonts w:ascii="Tele-GroteskNor" w:hAnsi="Tele-GroteskNor"/>
                <w:lang w:val="en-GB"/>
              </w:rPr>
              <w:t xml:space="preserve"> years after employment ceases</w:t>
            </w:r>
          </w:p>
        </w:tc>
        <w:tc>
          <w:tcPr>
            <w:tcW w:w="2610" w:type="dxa"/>
          </w:tcPr>
          <w:p w14:paraId="1DB57E12" w14:textId="77777777" w:rsidR="00092F07" w:rsidRPr="0073084E" w:rsidRDefault="00092F07" w:rsidP="006B3B3B">
            <w:pPr>
              <w:rPr>
                <w:rFonts w:ascii="Tele-GroteskNor" w:hAnsi="Tele-GroteskNor"/>
                <w:lang w:val="en-GB"/>
              </w:rPr>
            </w:pPr>
            <w:r w:rsidRPr="0073084E">
              <w:rPr>
                <w:rFonts w:ascii="Tele-GroteskNor" w:hAnsi="Tele-GroteskNor"/>
                <w:lang w:val="en-GB"/>
              </w:rPr>
              <w:t>Paper or electronic</w:t>
            </w:r>
          </w:p>
        </w:tc>
        <w:tc>
          <w:tcPr>
            <w:tcW w:w="2352" w:type="dxa"/>
          </w:tcPr>
          <w:p w14:paraId="0D7D398D" w14:textId="769A42EE" w:rsidR="00092F07" w:rsidRPr="0073084E" w:rsidRDefault="00092F07" w:rsidP="006B3B3B">
            <w:pPr>
              <w:rPr>
                <w:rFonts w:ascii="Tele-GroteskNor" w:hAnsi="Tele-GroteskNor"/>
                <w:lang w:val="en-GB"/>
              </w:rPr>
            </w:pPr>
            <w:r w:rsidRPr="00BE4BA7">
              <w:rPr>
                <w:rFonts w:ascii="Tele-GroteskNor" w:hAnsi="Tele-GroteskNor"/>
                <w:lang w:val="en-GB"/>
              </w:rPr>
              <w:t>§ 147 Abs. 1 Nr. 2, 3 u. 5 AO</w:t>
            </w:r>
          </w:p>
        </w:tc>
      </w:tr>
      <w:tr w:rsidR="00092F07" w:rsidRPr="00276E25" w14:paraId="6190F2A8" w14:textId="77777777" w:rsidTr="13F5212B">
        <w:tc>
          <w:tcPr>
            <w:tcW w:w="2689" w:type="dxa"/>
          </w:tcPr>
          <w:p w14:paraId="0BA41CF9" w14:textId="77777777" w:rsidR="00092F07" w:rsidRDefault="00092F07" w:rsidP="006B3B3B">
            <w:pPr>
              <w:rPr>
                <w:rFonts w:ascii="Tele-GroteskNor" w:hAnsi="Tele-GroteskNor"/>
                <w:lang w:val="en-GB"/>
              </w:rPr>
            </w:pPr>
            <w:r>
              <w:rPr>
                <w:rFonts w:ascii="Tele-GroteskNor" w:hAnsi="Tele-GroteskNor"/>
                <w:lang w:val="en-GB"/>
              </w:rPr>
              <w:lastRenderedPageBreak/>
              <w:t>Working time records</w:t>
            </w:r>
          </w:p>
        </w:tc>
        <w:tc>
          <w:tcPr>
            <w:tcW w:w="2267" w:type="dxa"/>
          </w:tcPr>
          <w:p w14:paraId="31F82FB6" w14:textId="77777777" w:rsidR="00092F07" w:rsidRPr="0073084E" w:rsidRDefault="00092F07" w:rsidP="006B3B3B">
            <w:pPr>
              <w:rPr>
                <w:rFonts w:ascii="Tele-GroteskNor" w:hAnsi="Tele-GroteskNor"/>
                <w:lang w:val="en-GB"/>
              </w:rPr>
            </w:pPr>
            <w:r>
              <w:rPr>
                <w:rFonts w:ascii="Tele-GroteskNor" w:hAnsi="Tele-GroteskNor"/>
                <w:lang w:val="en-GB"/>
              </w:rPr>
              <w:t>2 years from the date on which the record was made</w:t>
            </w:r>
          </w:p>
        </w:tc>
        <w:tc>
          <w:tcPr>
            <w:tcW w:w="2610" w:type="dxa"/>
          </w:tcPr>
          <w:p w14:paraId="194B15E3" w14:textId="77777777" w:rsidR="00092F07" w:rsidRPr="00930F4A" w:rsidRDefault="00092F07" w:rsidP="006B3B3B">
            <w:pPr>
              <w:rPr>
                <w:rFonts w:ascii="Tele-GroteskNor" w:hAnsi="Tele-GroteskNor"/>
                <w:lang w:val="en-GB"/>
              </w:rPr>
            </w:pPr>
            <w:r>
              <w:rPr>
                <w:rFonts w:ascii="Tele-GroteskNor" w:hAnsi="Tele-GroteskNor"/>
                <w:lang w:val="en-GB"/>
              </w:rPr>
              <w:t>Paper or electronic</w:t>
            </w:r>
          </w:p>
        </w:tc>
        <w:tc>
          <w:tcPr>
            <w:tcW w:w="2352" w:type="dxa"/>
          </w:tcPr>
          <w:p w14:paraId="709364DA" w14:textId="77777777" w:rsidR="00092F07" w:rsidRPr="00A74960" w:rsidRDefault="00092F07" w:rsidP="006B3B3B">
            <w:pPr>
              <w:rPr>
                <w:rFonts w:ascii="Tele-GroteskNor" w:hAnsi="Tele-GroteskNor"/>
                <w:lang w:val="en-GB"/>
              </w:rPr>
            </w:pPr>
            <w:r w:rsidRPr="00BE4BA7">
              <w:rPr>
                <w:rFonts w:ascii="Tele-GroteskNor" w:hAnsi="Tele-GroteskNor"/>
                <w:lang w:val="en-GB"/>
              </w:rPr>
              <w:t xml:space="preserve">§ 16 Abs. 2 </w:t>
            </w:r>
            <w:proofErr w:type="spellStart"/>
            <w:r w:rsidRPr="00BE4BA7">
              <w:rPr>
                <w:rFonts w:ascii="Tele-GroteskNor" w:hAnsi="Tele-GroteskNor"/>
                <w:lang w:val="en-GB"/>
              </w:rPr>
              <w:t>ArbZG</w:t>
            </w:r>
            <w:proofErr w:type="spellEnd"/>
            <w:r>
              <w:rPr>
                <w:rFonts w:ascii="Tele-GroteskNor" w:hAnsi="Tele-GroteskNor"/>
                <w:lang w:val="en-GB"/>
              </w:rPr>
              <w:t xml:space="preserve"> and </w:t>
            </w:r>
            <w:r w:rsidRPr="00BE4BA7">
              <w:rPr>
                <w:rFonts w:ascii="Tele-GroteskNor" w:hAnsi="Tele-GroteskNor"/>
                <w:lang w:val="en-GB"/>
              </w:rPr>
              <w:t xml:space="preserve">§ 17 Abs. 1 S. 1 </w:t>
            </w:r>
            <w:proofErr w:type="spellStart"/>
            <w:r w:rsidRPr="00BE4BA7">
              <w:rPr>
                <w:rFonts w:ascii="Tele-GroteskNor" w:hAnsi="Tele-GroteskNor"/>
                <w:lang w:val="en-GB"/>
              </w:rPr>
              <w:t>MiLoG</w:t>
            </w:r>
            <w:proofErr w:type="spellEnd"/>
          </w:p>
        </w:tc>
      </w:tr>
      <w:tr w:rsidR="00092F07" w:rsidRPr="00276E25" w14:paraId="1C33B7B6" w14:textId="77777777" w:rsidTr="13F5212B">
        <w:tc>
          <w:tcPr>
            <w:tcW w:w="2689" w:type="dxa"/>
          </w:tcPr>
          <w:p w14:paraId="10BA13CA" w14:textId="77777777" w:rsidR="00092F07" w:rsidRDefault="00092F07" w:rsidP="006B3B3B">
            <w:pPr>
              <w:rPr>
                <w:rFonts w:ascii="Tele-GroteskNor" w:hAnsi="Tele-GroteskNor"/>
                <w:lang w:val="en-GB"/>
              </w:rPr>
            </w:pPr>
            <w:r>
              <w:rPr>
                <w:rFonts w:ascii="Tele-GroteskNor" w:hAnsi="Tele-GroteskNor"/>
                <w:lang w:val="en-GB"/>
              </w:rPr>
              <w:t xml:space="preserve">Annual leave </w:t>
            </w:r>
          </w:p>
        </w:tc>
        <w:tc>
          <w:tcPr>
            <w:tcW w:w="2267" w:type="dxa"/>
          </w:tcPr>
          <w:p w14:paraId="4D95F06B" w14:textId="77777777" w:rsidR="00092F07" w:rsidRPr="0073084E" w:rsidRDefault="00092F07" w:rsidP="006B3B3B">
            <w:pPr>
              <w:rPr>
                <w:rFonts w:ascii="Tele-GroteskNor" w:hAnsi="Tele-GroteskNor"/>
                <w:lang w:val="en-GB"/>
              </w:rPr>
            </w:pPr>
            <w:r>
              <w:rPr>
                <w:rFonts w:ascii="Tele-GroteskNor" w:hAnsi="Tele-GroteskNor"/>
                <w:lang w:val="en-GB"/>
              </w:rPr>
              <w:t xml:space="preserve">3 years </w:t>
            </w:r>
            <w:r w:rsidRPr="00BE4BA7">
              <w:rPr>
                <w:rFonts w:ascii="Tele-GroteskNor" w:hAnsi="Tele-GroteskNor"/>
                <w:lang w:val="en-GB"/>
              </w:rPr>
              <w:t>after employment ceases</w:t>
            </w:r>
          </w:p>
        </w:tc>
        <w:tc>
          <w:tcPr>
            <w:tcW w:w="2610" w:type="dxa"/>
          </w:tcPr>
          <w:p w14:paraId="0C351004" w14:textId="77777777" w:rsidR="00092F07" w:rsidRDefault="00092F07" w:rsidP="006B3B3B">
            <w:r w:rsidRPr="00930F4A">
              <w:rPr>
                <w:rFonts w:ascii="Tele-GroteskNor" w:hAnsi="Tele-GroteskNor"/>
                <w:lang w:val="en-GB"/>
              </w:rPr>
              <w:t>Paper or electronic</w:t>
            </w:r>
          </w:p>
        </w:tc>
        <w:tc>
          <w:tcPr>
            <w:tcW w:w="2352" w:type="dxa"/>
          </w:tcPr>
          <w:p w14:paraId="6AB42671" w14:textId="77777777" w:rsidR="00092F07" w:rsidRPr="00EE1ADD" w:rsidRDefault="00092F07" w:rsidP="006B3B3B">
            <w:pPr>
              <w:rPr>
                <w:rFonts w:ascii="Tele-GroteskNor" w:hAnsi="Tele-GroteskNor"/>
                <w:lang w:val="en-US"/>
              </w:rPr>
            </w:pPr>
            <w:r w:rsidRPr="00BE4BA7">
              <w:rPr>
                <w:rFonts w:ascii="Tele-GroteskNor" w:hAnsi="Tele-GroteskNor"/>
                <w:lang w:val="en-GB"/>
              </w:rPr>
              <w:t xml:space="preserve">§§ 196, 199 BGB </w:t>
            </w:r>
          </w:p>
        </w:tc>
      </w:tr>
      <w:tr w:rsidR="00092F07" w:rsidRPr="00053C8D" w14:paraId="2DDC8F1B" w14:textId="77777777" w:rsidTr="13F5212B">
        <w:tc>
          <w:tcPr>
            <w:tcW w:w="2689" w:type="dxa"/>
          </w:tcPr>
          <w:p w14:paraId="071B81DC" w14:textId="77777777" w:rsidR="00092F07" w:rsidRPr="0073084E" w:rsidRDefault="00092F07" w:rsidP="006B3B3B">
            <w:pPr>
              <w:rPr>
                <w:rFonts w:ascii="Tele-GroteskNor" w:hAnsi="Tele-GroteskNor"/>
                <w:lang w:val="en-GB"/>
              </w:rPr>
            </w:pPr>
            <w:r>
              <w:rPr>
                <w:rFonts w:ascii="Tele-GroteskNor" w:hAnsi="Tele-GroteskNor"/>
                <w:lang w:val="en-GB"/>
              </w:rPr>
              <w:t>Maternity, Paternity leave</w:t>
            </w:r>
          </w:p>
        </w:tc>
        <w:tc>
          <w:tcPr>
            <w:tcW w:w="2267" w:type="dxa"/>
          </w:tcPr>
          <w:p w14:paraId="45518600" w14:textId="77777777" w:rsidR="00092F07" w:rsidRPr="0073084E" w:rsidRDefault="00092F07" w:rsidP="006B3B3B">
            <w:pPr>
              <w:rPr>
                <w:rFonts w:ascii="Tele-GroteskNor" w:hAnsi="Tele-GroteskNor"/>
                <w:lang w:val="en-GB"/>
              </w:rPr>
            </w:pPr>
            <w:r w:rsidRPr="00053C8D">
              <w:rPr>
                <w:rFonts w:ascii="Tele-GroteskNor" w:hAnsi="Tele-GroteskNor"/>
                <w:lang w:val="en-GB"/>
              </w:rPr>
              <w:t>2 years after the end of the tax year in which the period of the statutory pay ends</w:t>
            </w:r>
          </w:p>
        </w:tc>
        <w:tc>
          <w:tcPr>
            <w:tcW w:w="2610" w:type="dxa"/>
          </w:tcPr>
          <w:p w14:paraId="638E86DD" w14:textId="77777777" w:rsidR="00092F07" w:rsidRDefault="00092F07" w:rsidP="006B3B3B">
            <w:r w:rsidRPr="00930F4A">
              <w:rPr>
                <w:rFonts w:ascii="Tele-GroteskNor" w:hAnsi="Tele-GroteskNor"/>
                <w:lang w:val="en-GB"/>
              </w:rPr>
              <w:t>Paper or electronic</w:t>
            </w:r>
          </w:p>
        </w:tc>
        <w:tc>
          <w:tcPr>
            <w:tcW w:w="2352" w:type="dxa"/>
          </w:tcPr>
          <w:p w14:paraId="6DD8B675" w14:textId="77777777" w:rsidR="00092F07" w:rsidRPr="00053C8D" w:rsidRDefault="00092F07" w:rsidP="006B3B3B">
            <w:pPr>
              <w:rPr>
                <w:rFonts w:ascii="Tele-GroteskNor" w:hAnsi="Tele-GroteskNor"/>
                <w:lang w:val="en-US"/>
              </w:rPr>
            </w:pPr>
            <w:r w:rsidRPr="00053C8D">
              <w:rPr>
                <w:rFonts w:ascii="Tele-GroteskNor" w:hAnsi="Tele-GroteskNor"/>
                <w:lang w:val="en-US"/>
              </w:rPr>
              <w:t xml:space="preserve">§ 27 Abs. 5 </w:t>
            </w:r>
            <w:proofErr w:type="spellStart"/>
            <w:r w:rsidRPr="00053C8D">
              <w:rPr>
                <w:rFonts w:ascii="Tele-GroteskNor" w:hAnsi="Tele-GroteskNor"/>
                <w:lang w:val="en-US"/>
              </w:rPr>
              <w:t>MuSchG</w:t>
            </w:r>
            <w:proofErr w:type="spellEnd"/>
            <w:r w:rsidRPr="00053C8D">
              <w:rPr>
                <w:rFonts w:ascii="Tele-GroteskNor" w:hAnsi="Tele-GroteskNor"/>
                <w:lang w:val="en-US"/>
              </w:rPr>
              <w:t xml:space="preserve"> </w:t>
            </w:r>
          </w:p>
        </w:tc>
      </w:tr>
      <w:tr w:rsidR="00092F07" w:rsidRPr="00276E25" w14:paraId="17F7EC32" w14:textId="77777777" w:rsidTr="13F5212B">
        <w:tc>
          <w:tcPr>
            <w:tcW w:w="2689" w:type="dxa"/>
          </w:tcPr>
          <w:p w14:paraId="016AC82B" w14:textId="77777777" w:rsidR="00092F07" w:rsidRDefault="00092F07" w:rsidP="006B3B3B">
            <w:pPr>
              <w:rPr>
                <w:rFonts w:ascii="Tele-GroteskNor" w:hAnsi="Tele-GroteskNor"/>
                <w:lang w:val="en-GB"/>
              </w:rPr>
            </w:pPr>
            <w:r>
              <w:rPr>
                <w:rFonts w:ascii="Tele-GroteskNor" w:hAnsi="Tele-GroteskNor"/>
                <w:lang w:val="en-GB"/>
              </w:rPr>
              <w:t>Sickness record</w:t>
            </w:r>
            <w:r>
              <w:rPr>
                <w:rFonts w:ascii="Tele-GroteskNor" w:hAnsi="Tele-GroteskNor"/>
                <w:lang w:val="en-GB"/>
              </w:rPr>
              <w:br/>
              <w:t>(including return to work meeting following sickness)</w:t>
            </w:r>
          </w:p>
          <w:p w14:paraId="788DC66D" w14:textId="3BEB6DAD" w:rsidR="00092F07" w:rsidRDefault="00092F07" w:rsidP="006B3B3B">
            <w:pPr>
              <w:rPr>
                <w:rFonts w:ascii="Tele-GroteskNor" w:hAnsi="Tele-GroteskNor"/>
                <w:lang w:val="en-GB"/>
              </w:rPr>
            </w:pPr>
            <w:r>
              <w:rPr>
                <w:rFonts w:ascii="Tele-GroteskNor" w:hAnsi="Tele-GroteskNor"/>
                <w:lang w:val="en-GB"/>
              </w:rPr>
              <w:t>and SSP record (Statutory Sick Pay)</w:t>
            </w:r>
          </w:p>
        </w:tc>
        <w:tc>
          <w:tcPr>
            <w:tcW w:w="2267" w:type="dxa"/>
          </w:tcPr>
          <w:p w14:paraId="72023543" w14:textId="77777777" w:rsidR="00092F07" w:rsidRPr="0073084E" w:rsidRDefault="00092F07" w:rsidP="006B3B3B">
            <w:pPr>
              <w:rPr>
                <w:rFonts w:ascii="Tele-GroteskNor" w:hAnsi="Tele-GroteskNor"/>
                <w:lang w:val="en-GB"/>
              </w:rPr>
            </w:pPr>
            <w:r>
              <w:rPr>
                <w:rFonts w:ascii="Tele-GroteskNor" w:hAnsi="Tele-GroteskNor"/>
                <w:lang w:val="en-GB"/>
              </w:rPr>
              <w:t xml:space="preserve">6 years after the end of each tax year </w:t>
            </w:r>
          </w:p>
        </w:tc>
        <w:tc>
          <w:tcPr>
            <w:tcW w:w="2610" w:type="dxa"/>
          </w:tcPr>
          <w:p w14:paraId="59C245D9" w14:textId="77777777" w:rsidR="00092F07" w:rsidRDefault="00092F07" w:rsidP="006B3B3B">
            <w:r w:rsidRPr="00930F4A">
              <w:rPr>
                <w:rFonts w:ascii="Tele-GroteskNor" w:hAnsi="Tele-GroteskNor"/>
                <w:lang w:val="en-GB"/>
              </w:rPr>
              <w:t>Paper or electronic</w:t>
            </w:r>
          </w:p>
        </w:tc>
        <w:tc>
          <w:tcPr>
            <w:tcW w:w="2352" w:type="dxa"/>
          </w:tcPr>
          <w:p w14:paraId="0CFE6F13" w14:textId="77777777" w:rsidR="00092F07" w:rsidRPr="00EE1ADD" w:rsidRDefault="00092F07" w:rsidP="006B3B3B">
            <w:pPr>
              <w:rPr>
                <w:rFonts w:ascii="Tele-GroteskNor" w:hAnsi="Tele-GroteskNor"/>
                <w:lang w:val="en-US"/>
              </w:rPr>
            </w:pPr>
            <w:r w:rsidRPr="00BE4BA7">
              <w:rPr>
                <w:rFonts w:ascii="Tele-GroteskNor" w:hAnsi="Tele-GroteskNor"/>
                <w:lang w:val="en-US"/>
              </w:rPr>
              <w:t xml:space="preserve">§ 28f Abs. 1 S. 1, § 25 Abs. 2 SGB IV, §§ 8, 9 BVV in conjunction with § 41 Abs. 1 S. 9 </w:t>
            </w:r>
            <w:proofErr w:type="spellStart"/>
            <w:r w:rsidRPr="00BE4BA7">
              <w:rPr>
                <w:rFonts w:ascii="Tele-GroteskNor" w:hAnsi="Tele-GroteskNor"/>
                <w:lang w:val="en-US"/>
              </w:rPr>
              <w:t>EStG</w:t>
            </w:r>
            <w:proofErr w:type="spellEnd"/>
          </w:p>
        </w:tc>
      </w:tr>
      <w:tr w:rsidR="00092F07" w:rsidRPr="00276E25" w14:paraId="671DAECE" w14:textId="77777777" w:rsidTr="13F5212B">
        <w:tc>
          <w:tcPr>
            <w:tcW w:w="2689" w:type="dxa"/>
          </w:tcPr>
          <w:p w14:paraId="1D2CE7CC" w14:textId="77777777" w:rsidR="00092F07" w:rsidRDefault="00092F07" w:rsidP="006B3B3B">
            <w:pPr>
              <w:rPr>
                <w:rFonts w:ascii="Tele-GroteskNor" w:hAnsi="Tele-GroteskNor"/>
                <w:lang w:val="en-GB"/>
              </w:rPr>
            </w:pPr>
            <w:r>
              <w:rPr>
                <w:rFonts w:ascii="Tele-GroteskNor" w:hAnsi="Tele-GroteskNor"/>
                <w:lang w:val="en-GB"/>
              </w:rPr>
              <w:t>Redundancy records</w:t>
            </w:r>
          </w:p>
        </w:tc>
        <w:tc>
          <w:tcPr>
            <w:tcW w:w="2267" w:type="dxa"/>
          </w:tcPr>
          <w:p w14:paraId="5EC54856" w14:textId="77777777" w:rsidR="00092F07" w:rsidRPr="0073084E" w:rsidRDefault="00092F07" w:rsidP="006B3B3B">
            <w:pPr>
              <w:rPr>
                <w:rFonts w:ascii="Tele-GroteskNor" w:hAnsi="Tele-GroteskNor"/>
                <w:lang w:val="en-GB"/>
              </w:rPr>
            </w:pPr>
            <w:r>
              <w:rPr>
                <w:rFonts w:ascii="Tele-GroteskNor" w:hAnsi="Tele-GroteskNor"/>
                <w:lang w:val="en-GB"/>
              </w:rPr>
              <w:t>6 years from the date of redundancy</w:t>
            </w:r>
          </w:p>
        </w:tc>
        <w:tc>
          <w:tcPr>
            <w:tcW w:w="2610" w:type="dxa"/>
          </w:tcPr>
          <w:p w14:paraId="5174F32B" w14:textId="77777777" w:rsidR="00092F07" w:rsidRDefault="00092F07" w:rsidP="006B3B3B">
            <w:r w:rsidRPr="00930F4A">
              <w:rPr>
                <w:rFonts w:ascii="Tele-GroteskNor" w:hAnsi="Tele-GroteskNor"/>
                <w:lang w:val="en-GB"/>
              </w:rPr>
              <w:t>Paper or electronic</w:t>
            </w:r>
          </w:p>
        </w:tc>
        <w:tc>
          <w:tcPr>
            <w:tcW w:w="2352" w:type="dxa"/>
          </w:tcPr>
          <w:p w14:paraId="0EA18FFE" w14:textId="77777777" w:rsidR="00092F07" w:rsidRPr="00A74960" w:rsidRDefault="00092F07" w:rsidP="006B3B3B">
            <w:pPr>
              <w:rPr>
                <w:rFonts w:ascii="Tele-GroteskNor" w:hAnsi="Tele-GroteskNor"/>
                <w:lang w:val="en-GB"/>
              </w:rPr>
            </w:pPr>
            <w:r w:rsidRPr="00BE4BA7">
              <w:rPr>
                <w:rFonts w:ascii="Tele-GroteskNor" w:hAnsi="Tele-GroteskNor"/>
                <w:lang w:val="en-GB"/>
              </w:rPr>
              <w:t xml:space="preserve">§ 28f Abs. 1 S. 1, § 25 Abs. 2 SGB IV, §§ 8, 9 BVV in conjunction with § 41 Abs. 1 S. 9 </w:t>
            </w:r>
            <w:proofErr w:type="spellStart"/>
            <w:r w:rsidRPr="00BE4BA7">
              <w:rPr>
                <w:rFonts w:ascii="Tele-GroteskNor" w:hAnsi="Tele-GroteskNor"/>
                <w:lang w:val="en-GB"/>
              </w:rPr>
              <w:t>EStG</w:t>
            </w:r>
            <w:proofErr w:type="spellEnd"/>
          </w:p>
        </w:tc>
      </w:tr>
      <w:tr w:rsidR="003414BE" w:rsidRPr="00276E25" w14:paraId="05EA350D" w14:textId="77777777" w:rsidTr="13F5212B">
        <w:tc>
          <w:tcPr>
            <w:tcW w:w="9918" w:type="dxa"/>
            <w:gridSpan w:val="4"/>
            <w:shd w:val="clear" w:color="auto" w:fill="BFBFBF" w:themeFill="background1" w:themeFillShade="BF"/>
          </w:tcPr>
          <w:p w14:paraId="752ACC3D" w14:textId="0014F1F5" w:rsidR="003414BE" w:rsidRPr="002658F1" w:rsidRDefault="52C23866" w:rsidP="006B3B3B">
            <w:pPr>
              <w:rPr>
                <w:lang w:val="en-US"/>
              </w:rPr>
            </w:pPr>
            <w:r w:rsidRPr="13F5212B">
              <w:rPr>
                <w:rFonts w:ascii="Tele-GroteskNor" w:hAnsi="Tele-GroteskNor"/>
                <w:b/>
                <w:bCs/>
                <w:sz w:val="24"/>
                <w:szCs w:val="24"/>
                <w:lang w:val="en-GB"/>
              </w:rPr>
              <w:t xml:space="preserve">HR data: </w:t>
            </w:r>
            <w:r w:rsidR="75A7BE6E" w:rsidRPr="13F5212B">
              <w:rPr>
                <w:rFonts w:ascii="Tele-GroteskNor" w:hAnsi="Tele-GroteskNor"/>
                <w:b/>
                <w:bCs/>
                <w:sz w:val="24"/>
                <w:szCs w:val="24"/>
                <w:lang w:val="en-GB"/>
              </w:rPr>
              <w:t>Payroll and salary records</w:t>
            </w:r>
          </w:p>
        </w:tc>
      </w:tr>
      <w:tr w:rsidR="003414BE" w:rsidRPr="002C49DD" w14:paraId="0662603C" w14:textId="77777777" w:rsidTr="13F5212B">
        <w:tc>
          <w:tcPr>
            <w:tcW w:w="2689" w:type="dxa"/>
            <w:shd w:val="clear" w:color="auto" w:fill="BFBFBF" w:themeFill="background1" w:themeFillShade="BF"/>
          </w:tcPr>
          <w:p w14:paraId="0501F4FD" w14:textId="77777777" w:rsidR="003414BE" w:rsidRPr="002C49DD" w:rsidRDefault="003414BE"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37204967" w14:textId="77777777" w:rsidR="003414BE" w:rsidRPr="002C49DD" w:rsidRDefault="003414BE"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6CACD6CC" w14:textId="77777777" w:rsidR="003414BE" w:rsidRPr="002C49DD" w:rsidRDefault="003414BE"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3DB93CE8" w14:textId="77777777" w:rsidR="003414BE" w:rsidRPr="002C49DD" w:rsidRDefault="003414BE" w:rsidP="006B3B3B">
            <w:pPr>
              <w:rPr>
                <w:rFonts w:ascii="Tele-GroteskNor" w:hAnsi="Tele-GroteskNor"/>
                <w:b/>
                <w:sz w:val="24"/>
                <w:lang w:val="en-GB"/>
              </w:rPr>
            </w:pPr>
            <w:r w:rsidRPr="002C49DD">
              <w:rPr>
                <w:rFonts w:ascii="Tele-GroteskNor" w:hAnsi="Tele-GroteskNor"/>
                <w:b/>
                <w:sz w:val="24"/>
                <w:lang w:val="en-GB"/>
              </w:rPr>
              <w:t>Reference</w:t>
            </w:r>
          </w:p>
        </w:tc>
      </w:tr>
      <w:tr w:rsidR="003414BE" w:rsidRPr="00276E25" w14:paraId="5AAA59BD" w14:textId="77777777" w:rsidTr="13F5212B">
        <w:tc>
          <w:tcPr>
            <w:tcW w:w="2689" w:type="dxa"/>
          </w:tcPr>
          <w:p w14:paraId="211080E3" w14:textId="77777777" w:rsidR="003414BE" w:rsidRPr="002C49DD" w:rsidRDefault="003414BE" w:rsidP="006B3B3B">
            <w:pPr>
              <w:rPr>
                <w:rFonts w:ascii="Tele-GroteskNor" w:hAnsi="Tele-GroteskNor"/>
                <w:lang w:val="en-GB"/>
              </w:rPr>
            </w:pPr>
            <w:r>
              <w:rPr>
                <w:rFonts w:ascii="Tele-GroteskNor" w:hAnsi="Tele-GroteskNor"/>
                <w:lang w:val="en-GB"/>
              </w:rPr>
              <w:t>Records relating to hours worked and payments made</w:t>
            </w:r>
          </w:p>
        </w:tc>
        <w:tc>
          <w:tcPr>
            <w:tcW w:w="2267" w:type="dxa"/>
          </w:tcPr>
          <w:p w14:paraId="112D491A" w14:textId="77777777" w:rsidR="003414BE" w:rsidRPr="002C49DD" w:rsidRDefault="003414BE" w:rsidP="006B3B3B">
            <w:pPr>
              <w:rPr>
                <w:rFonts w:ascii="Tele-GroteskNor" w:hAnsi="Tele-GroteskNor"/>
                <w:lang w:val="en-GB"/>
              </w:rPr>
            </w:pPr>
            <w:r w:rsidRPr="00BE4BA7">
              <w:rPr>
                <w:rFonts w:ascii="Tele-GroteskNor" w:hAnsi="Tele-GroteskNor"/>
                <w:lang w:val="en-GB"/>
              </w:rPr>
              <w:t>6 years after the year they relate to</w:t>
            </w:r>
          </w:p>
        </w:tc>
        <w:tc>
          <w:tcPr>
            <w:tcW w:w="2610" w:type="dxa"/>
          </w:tcPr>
          <w:p w14:paraId="115A2C9C" w14:textId="722C5D83" w:rsidR="003414BE" w:rsidRPr="002C49DD" w:rsidRDefault="003414BE" w:rsidP="006B3B3B">
            <w:pPr>
              <w:rPr>
                <w:rFonts w:ascii="Tele-GroteskNor" w:hAnsi="Tele-GroteskNor"/>
                <w:lang w:val="en-GB"/>
              </w:rPr>
            </w:pPr>
            <w:r>
              <w:rPr>
                <w:rFonts w:ascii="Tele-GroteskNor" w:hAnsi="Tele-GroteskNor"/>
                <w:lang w:val="en-GB"/>
              </w:rPr>
              <w:t>Pa</w:t>
            </w:r>
            <w:r w:rsidR="00EE02AC">
              <w:rPr>
                <w:rFonts w:ascii="Tele-GroteskNor" w:hAnsi="Tele-GroteskNor"/>
                <w:lang w:val="en-GB"/>
              </w:rPr>
              <w:t>p</w:t>
            </w:r>
            <w:r>
              <w:rPr>
                <w:rFonts w:ascii="Tele-GroteskNor" w:hAnsi="Tele-GroteskNor"/>
                <w:lang w:val="en-GB"/>
              </w:rPr>
              <w:t>er or electronic</w:t>
            </w:r>
          </w:p>
        </w:tc>
        <w:tc>
          <w:tcPr>
            <w:tcW w:w="2352" w:type="dxa"/>
          </w:tcPr>
          <w:p w14:paraId="4B6E1F0F" w14:textId="77777777" w:rsidR="003414BE" w:rsidRPr="002C49DD" w:rsidRDefault="003414BE" w:rsidP="006B3B3B">
            <w:pPr>
              <w:rPr>
                <w:rFonts w:ascii="Tele-GroteskNor" w:hAnsi="Tele-GroteskNor"/>
                <w:lang w:val="en-GB"/>
              </w:rPr>
            </w:pPr>
            <w:r w:rsidRPr="00BE4BA7">
              <w:rPr>
                <w:rFonts w:ascii="Tele-GroteskNor" w:hAnsi="Tele-GroteskNor"/>
                <w:lang w:val="en-GB"/>
              </w:rPr>
              <w:t xml:space="preserve">§ 28f Abs. 1 S. 1, § 25 Abs. 2 SGB IV, §§ 8, 9 BVV in conjunction with § 41 Abs. 1 S. 9 </w:t>
            </w:r>
            <w:proofErr w:type="spellStart"/>
            <w:r w:rsidRPr="00BE4BA7">
              <w:rPr>
                <w:rFonts w:ascii="Tele-GroteskNor" w:hAnsi="Tele-GroteskNor"/>
                <w:lang w:val="en-GB"/>
              </w:rPr>
              <w:t>EStG</w:t>
            </w:r>
            <w:proofErr w:type="spellEnd"/>
            <w:r w:rsidRPr="00BE4BA7">
              <w:rPr>
                <w:rFonts w:ascii="Tele-GroteskNor" w:hAnsi="Tele-GroteskNor"/>
                <w:lang w:val="en-GB"/>
              </w:rPr>
              <w:t xml:space="preserve"> and § 147 Abs. 1 Nr. 2, 3 u. 5 AO</w:t>
            </w:r>
          </w:p>
        </w:tc>
      </w:tr>
      <w:tr w:rsidR="003414BE" w:rsidRPr="002C49DD" w14:paraId="4F969A6F" w14:textId="77777777" w:rsidTr="13F5212B">
        <w:tc>
          <w:tcPr>
            <w:tcW w:w="2689" w:type="dxa"/>
          </w:tcPr>
          <w:p w14:paraId="544198F3" w14:textId="77777777" w:rsidR="003414BE" w:rsidRPr="002C49DD" w:rsidRDefault="003414BE" w:rsidP="006B3B3B">
            <w:pPr>
              <w:rPr>
                <w:rFonts w:ascii="Tele-GroteskNor" w:hAnsi="Tele-GroteskNor"/>
                <w:lang w:val="en-GB"/>
              </w:rPr>
            </w:pPr>
            <w:r>
              <w:rPr>
                <w:rFonts w:ascii="Tele-GroteskNor" w:hAnsi="Tele-GroteskNor"/>
                <w:lang w:val="en-GB"/>
              </w:rPr>
              <w:t>National Minimum Wage Records</w:t>
            </w:r>
          </w:p>
        </w:tc>
        <w:tc>
          <w:tcPr>
            <w:tcW w:w="2267" w:type="dxa"/>
          </w:tcPr>
          <w:p w14:paraId="739594B1" w14:textId="77777777" w:rsidR="003414BE" w:rsidRPr="002C49DD" w:rsidRDefault="003414BE" w:rsidP="006B3B3B">
            <w:pPr>
              <w:rPr>
                <w:rFonts w:ascii="Tele-GroteskNor" w:hAnsi="Tele-GroteskNor"/>
                <w:lang w:val="en-GB"/>
              </w:rPr>
            </w:pPr>
            <w:r w:rsidRPr="00BE4BA7">
              <w:rPr>
                <w:rFonts w:ascii="Tele-GroteskNor" w:hAnsi="Tele-GroteskNor"/>
                <w:lang w:val="en-GB"/>
              </w:rPr>
              <w:t>6 years after the year they relate to</w:t>
            </w:r>
          </w:p>
        </w:tc>
        <w:tc>
          <w:tcPr>
            <w:tcW w:w="2610" w:type="dxa"/>
          </w:tcPr>
          <w:p w14:paraId="4C763227" w14:textId="77777777" w:rsidR="003414BE" w:rsidRPr="002C49DD" w:rsidRDefault="003414BE" w:rsidP="006B3B3B">
            <w:pPr>
              <w:rPr>
                <w:rFonts w:ascii="Tele-GroteskNor" w:hAnsi="Tele-GroteskNor"/>
                <w:lang w:val="en-GB"/>
              </w:rPr>
            </w:pPr>
            <w:r>
              <w:rPr>
                <w:rFonts w:ascii="Tele-GroteskNor" w:hAnsi="Tele-GroteskNor"/>
                <w:lang w:val="en-GB"/>
              </w:rPr>
              <w:t>Paper or electronic</w:t>
            </w:r>
          </w:p>
        </w:tc>
        <w:tc>
          <w:tcPr>
            <w:tcW w:w="2352" w:type="dxa"/>
          </w:tcPr>
          <w:p w14:paraId="6D6ED2B7" w14:textId="77777777" w:rsidR="003414BE" w:rsidRPr="002C49DD" w:rsidRDefault="003414BE" w:rsidP="006B3B3B">
            <w:pPr>
              <w:rPr>
                <w:rFonts w:ascii="Tele-GroteskNor" w:hAnsi="Tele-GroteskNor"/>
                <w:lang w:val="en-GB"/>
              </w:rPr>
            </w:pPr>
            <w:r w:rsidRPr="00BE4BA7">
              <w:rPr>
                <w:rFonts w:ascii="Tele-GroteskNor" w:hAnsi="Tele-GroteskNor"/>
                <w:lang w:val="en-GB"/>
              </w:rPr>
              <w:t xml:space="preserve">§ 28f Abs. 1 S. 1, § 25 Abs. 2 SGB IV, §§ 8, 9 BVV in conjunction with § 41 Abs. 1 S. 9 </w:t>
            </w:r>
            <w:proofErr w:type="spellStart"/>
            <w:r w:rsidRPr="00BE4BA7">
              <w:rPr>
                <w:rFonts w:ascii="Tele-GroteskNor" w:hAnsi="Tele-GroteskNor"/>
                <w:lang w:val="en-GB"/>
              </w:rPr>
              <w:t>EStG</w:t>
            </w:r>
            <w:proofErr w:type="spellEnd"/>
            <w:r w:rsidRPr="00BE4BA7">
              <w:rPr>
                <w:rFonts w:ascii="Tele-GroteskNor" w:hAnsi="Tele-GroteskNor"/>
                <w:lang w:val="en-GB"/>
              </w:rPr>
              <w:t xml:space="preserve"> and § 147 Abs. 1 Nr. 2, 3 u. 5 AO</w:t>
            </w:r>
          </w:p>
        </w:tc>
      </w:tr>
      <w:tr w:rsidR="003414BE" w:rsidRPr="00276E25" w14:paraId="12219AEC" w14:textId="77777777" w:rsidTr="13F5212B">
        <w:tc>
          <w:tcPr>
            <w:tcW w:w="2689" w:type="dxa"/>
          </w:tcPr>
          <w:p w14:paraId="5FAF7A26" w14:textId="4AB8F20A" w:rsidR="003414BE" w:rsidRDefault="46400EAC" w:rsidP="006B3B3B">
            <w:pPr>
              <w:rPr>
                <w:rFonts w:ascii="Tele-GroteskNor" w:hAnsi="Tele-GroteskNor"/>
                <w:lang w:val="en-GB"/>
              </w:rPr>
            </w:pPr>
            <w:r w:rsidRPr="03E68CE8">
              <w:rPr>
                <w:rFonts w:ascii="Tele-GroteskNor" w:hAnsi="Tele-GroteskNor"/>
                <w:lang w:val="en-GB"/>
              </w:rPr>
              <w:t xml:space="preserve">Wage and salary records </w:t>
            </w:r>
          </w:p>
          <w:p w14:paraId="69EDFE3C" w14:textId="00F44043" w:rsidR="003414BE" w:rsidRPr="002C49DD" w:rsidRDefault="003414BE" w:rsidP="006B3B3B">
            <w:pPr>
              <w:rPr>
                <w:rFonts w:ascii="Tele-GroteskNor" w:hAnsi="Tele-GroteskNor"/>
                <w:lang w:val="en-GB"/>
              </w:rPr>
            </w:pPr>
            <w:r>
              <w:rPr>
                <w:rFonts w:ascii="Tele-GroteskNor" w:hAnsi="Tele-GroteskNor"/>
                <w:lang w:val="en-GB"/>
              </w:rPr>
              <w:t>(Including overtime, bonuses)</w:t>
            </w:r>
          </w:p>
        </w:tc>
        <w:tc>
          <w:tcPr>
            <w:tcW w:w="2267" w:type="dxa"/>
          </w:tcPr>
          <w:p w14:paraId="6A3F3C5B" w14:textId="77777777" w:rsidR="003414BE" w:rsidRPr="002C49DD" w:rsidRDefault="003414BE" w:rsidP="006B3B3B">
            <w:pPr>
              <w:rPr>
                <w:rFonts w:ascii="Tele-GroteskNor" w:hAnsi="Tele-GroteskNor"/>
                <w:lang w:val="en-GB"/>
              </w:rPr>
            </w:pPr>
            <w:r w:rsidRPr="00BE4BA7">
              <w:rPr>
                <w:rFonts w:ascii="Tele-GroteskNor" w:hAnsi="Tele-GroteskNor"/>
                <w:lang w:val="en-GB"/>
              </w:rPr>
              <w:t>6 years after the year they relate to</w:t>
            </w:r>
          </w:p>
        </w:tc>
        <w:tc>
          <w:tcPr>
            <w:tcW w:w="2610" w:type="dxa"/>
          </w:tcPr>
          <w:p w14:paraId="16FB52DE" w14:textId="77777777" w:rsidR="003414BE" w:rsidRPr="002C49DD" w:rsidRDefault="003414BE" w:rsidP="006B3B3B">
            <w:pPr>
              <w:rPr>
                <w:rFonts w:ascii="Tele-GroteskNor" w:hAnsi="Tele-GroteskNor"/>
                <w:lang w:val="en-GB"/>
              </w:rPr>
            </w:pPr>
            <w:r>
              <w:rPr>
                <w:rFonts w:ascii="Tele-GroteskNor" w:hAnsi="Tele-GroteskNor"/>
                <w:lang w:val="en-GB"/>
              </w:rPr>
              <w:t>Paper or electronic</w:t>
            </w:r>
          </w:p>
        </w:tc>
        <w:tc>
          <w:tcPr>
            <w:tcW w:w="2352" w:type="dxa"/>
          </w:tcPr>
          <w:p w14:paraId="42A6C007" w14:textId="77777777" w:rsidR="003414BE" w:rsidRPr="002C49DD" w:rsidRDefault="003414BE" w:rsidP="006B3B3B">
            <w:pPr>
              <w:rPr>
                <w:rFonts w:ascii="Tele-GroteskNor" w:hAnsi="Tele-GroteskNor"/>
                <w:lang w:val="en-GB"/>
              </w:rPr>
            </w:pPr>
            <w:r w:rsidRPr="00BE4BA7">
              <w:rPr>
                <w:rFonts w:ascii="Tele-GroteskNor" w:hAnsi="Tele-GroteskNor"/>
                <w:lang w:val="en-GB"/>
              </w:rPr>
              <w:t xml:space="preserve">§ 28f Abs. 1 S. 1, § 25 Abs. 2 SGB IV, §§ 8, 9 BVV in conjunction with § 41 Abs. 1 S. 9 </w:t>
            </w:r>
            <w:proofErr w:type="spellStart"/>
            <w:r w:rsidRPr="00BE4BA7">
              <w:rPr>
                <w:rFonts w:ascii="Tele-GroteskNor" w:hAnsi="Tele-GroteskNor"/>
                <w:lang w:val="en-GB"/>
              </w:rPr>
              <w:t>EStG</w:t>
            </w:r>
            <w:proofErr w:type="spellEnd"/>
            <w:r w:rsidRPr="00BE4BA7">
              <w:rPr>
                <w:rFonts w:ascii="Tele-GroteskNor" w:hAnsi="Tele-GroteskNor"/>
                <w:lang w:val="en-GB"/>
              </w:rPr>
              <w:t xml:space="preserve"> and § 147 Abs. 1 Nr. 2, 3 u. 5 AO</w:t>
            </w:r>
          </w:p>
        </w:tc>
      </w:tr>
      <w:tr w:rsidR="003414BE" w:rsidRPr="00276E25" w14:paraId="1030F90D" w14:textId="77777777" w:rsidTr="13F5212B">
        <w:tc>
          <w:tcPr>
            <w:tcW w:w="2689" w:type="dxa"/>
          </w:tcPr>
          <w:p w14:paraId="2E410310" w14:textId="77777777" w:rsidR="003414BE" w:rsidRDefault="003414BE" w:rsidP="006B3B3B">
            <w:pPr>
              <w:rPr>
                <w:rFonts w:ascii="Tele-GroteskNor" w:hAnsi="Tele-GroteskNor"/>
                <w:lang w:val="en-GB"/>
              </w:rPr>
            </w:pPr>
            <w:r>
              <w:rPr>
                <w:rFonts w:ascii="Tele-GroteskNor" w:hAnsi="Tele-GroteskNor"/>
                <w:lang w:val="en-GB"/>
              </w:rPr>
              <w:t>Statutory Maternity, paternity Pay (SMP) records.</w:t>
            </w:r>
          </w:p>
        </w:tc>
        <w:tc>
          <w:tcPr>
            <w:tcW w:w="2267" w:type="dxa"/>
          </w:tcPr>
          <w:p w14:paraId="0F1F408D" w14:textId="77777777" w:rsidR="003414BE" w:rsidRDefault="003414BE" w:rsidP="006B3B3B">
            <w:pPr>
              <w:rPr>
                <w:rFonts w:ascii="Tele-GroteskNor" w:hAnsi="Tele-GroteskNor"/>
                <w:lang w:val="en-GB"/>
              </w:rPr>
            </w:pPr>
            <w:r w:rsidRPr="00053C8D">
              <w:rPr>
                <w:rFonts w:ascii="Tele-GroteskNor" w:hAnsi="Tele-GroteskNor"/>
                <w:lang w:val="en-GB"/>
              </w:rPr>
              <w:t>6 years after the year they relate to</w:t>
            </w:r>
          </w:p>
        </w:tc>
        <w:tc>
          <w:tcPr>
            <w:tcW w:w="2610" w:type="dxa"/>
          </w:tcPr>
          <w:p w14:paraId="3CFC1C7E" w14:textId="77777777" w:rsidR="003414BE" w:rsidRDefault="003414BE" w:rsidP="006B3B3B">
            <w:pPr>
              <w:rPr>
                <w:rFonts w:ascii="Tele-GroteskNor" w:hAnsi="Tele-GroteskNor"/>
                <w:lang w:val="en-GB"/>
              </w:rPr>
            </w:pPr>
            <w:r>
              <w:rPr>
                <w:rFonts w:ascii="Tele-GroteskNor" w:hAnsi="Tele-GroteskNor"/>
                <w:lang w:val="en-GB"/>
              </w:rPr>
              <w:t>Paper or electronic</w:t>
            </w:r>
          </w:p>
        </w:tc>
        <w:tc>
          <w:tcPr>
            <w:tcW w:w="2352" w:type="dxa"/>
          </w:tcPr>
          <w:p w14:paraId="2EDDDB40" w14:textId="77777777" w:rsidR="003414BE" w:rsidRDefault="003414BE" w:rsidP="006B3B3B">
            <w:pPr>
              <w:rPr>
                <w:rFonts w:ascii="Tele-GroteskNor" w:hAnsi="Tele-GroteskNor"/>
                <w:lang w:val="en-GB"/>
              </w:rPr>
            </w:pPr>
            <w:r w:rsidRPr="00053C8D">
              <w:rPr>
                <w:rFonts w:ascii="Tele-GroteskNor" w:hAnsi="Tele-GroteskNor"/>
                <w:lang w:val="en-US"/>
              </w:rPr>
              <w:t>§ 28f Abs. 1 S. 1, § 25 Abs. 2 SGB IV, §§ 8, 9 BVV</w:t>
            </w:r>
            <w:r w:rsidRPr="007C765D">
              <w:rPr>
                <w:lang w:val="en-US"/>
              </w:rPr>
              <w:t xml:space="preserve"> </w:t>
            </w:r>
            <w:r w:rsidRPr="00053C8D">
              <w:rPr>
                <w:rFonts w:ascii="Tele-GroteskNor" w:hAnsi="Tele-GroteskNor"/>
                <w:lang w:val="en-US"/>
              </w:rPr>
              <w:t>in conjunction with</w:t>
            </w:r>
            <w:r>
              <w:rPr>
                <w:rFonts w:ascii="Tele-GroteskNor" w:hAnsi="Tele-GroteskNor"/>
                <w:lang w:val="en-US"/>
              </w:rPr>
              <w:t xml:space="preserve"> </w:t>
            </w:r>
            <w:r w:rsidRPr="00BE4BA7">
              <w:rPr>
                <w:rFonts w:ascii="Tele-GroteskNor" w:hAnsi="Tele-GroteskNor"/>
                <w:lang w:val="en-US"/>
              </w:rPr>
              <w:t xml:space="preserve">§ 41 Abs. 1 S. 9 </w:t>
            </w:r>
            <w:proofErr w:type="spellStart"/>
            <w:r w:rsidRPr="00BE4BA7">
              <w:rPr>
                <w:rFonts w:ascii="Tele-GroteskNor" w:hAnsi="Tele-GroteskNor"/>
                <w:lang w:val="en-US"/>
              </w:rPr>
              <w:t>EStG</w:t>
            </w:r>
            <w:proofErr w:type="spellEnd"/>
          </w:p>
        </w:tc>
      </w:tr>
      <w:tr w:rsidR="003414BE" w:rsidRPr="002C49DD" w14:paraId="53D1D9E4" w14:textId="77777777" w:rsidTr="13F5212B">
        <w:tc>
          <w:tcPr>
            <w:tcW w:w="2689" w:type="dxa"/>
          </w:tcPr>
          <w:p w14:paraId="41CF102F" w14:textId="77777777" w:rsidR="003414BE" w:rsidRDefault="003414BE" w:rsidP="006B3B3B">
            <w:pPr>
              <w:rPr>
                <w:rFonts w:ascii="Tele-GroteskNor" w:hAnsi="Tele-GroteskNor"/>
                <w:lang w:val="en-GB"/>
              </w:rPr>
            </w:pPr>
            <w:r>
              <w:rPr>
                <w:rFonts w:ascii="Tele-GroteskNor" w:hAnsi="Tele-GroteskNor"/>
                <w:lang w:val="en-GB"/>
              </w:rPr>
              <w:t>Retirement/Pension benefit Scheme</w:t>
            </w:r>
          </w:p>
        </w:tc>
        <w:tc>
          <w:tcPr>
            <w:tcW w:w="2267" w:type="dxa"/>
          </w:tcPr>
          <w:p w14:paraId="3FACB836" w14:textId="77777777" w:rsidR="003414BE" w:rsidRDefault="003414BE" w:rsidP="006B3B3B">
            <w:pPr>
              <w:rPr>
                <w:rFonts w:ascii="Tele-GroteskNor" w:hAnsi="Tele-GroteskNor"/>
                <w:lang w:val="en-GB"/>
              </w:rPr>
            </w:pPr>
            <w:r>
              <w:rPr>
                <w:rFonts w:ascii="Tele-GroteskNor" w:hAnsi="Tele-GroteskNor"/>
                <w:lang w:val="en-GB"/>
              </w:rPr>
              <w:t>6 years after September 30 of each year.</w:t>
            </w:r>
          </w:p>
        </w:tc>
        <w:tc>
          <w:tcPr>
            <w:tcW w:w="2610" w:type="dxa"/>
          </w:tcPr>
          <w:p w14:paraId="6023C0FD" w14:textId="77777777" w:rsidR="003414BE" w:rsidRDefault="003414BE" w:rsidP="006B3B3B">
            <w:pPr>
              <w:rPr>
                <w:rFonts w:ascii="Tele-GroteskNor" w:hAnsi="Tele-GroteskNor"/>
                <w:lang w:val="en-GB"/>
              </w:rPr>
            </w:pPr>
            <w:r>
              <w:rPr>
                <w:rFonts w:ascii="Tele-GroteskNor" w:hAnsi="Tele-GroteskNor"/>
                <w:lang w:val="en-GB"/>
              </w:rPr>
              <w:t>Paper or electronic</w:t>
            </w:r>
          </w:p>
        </w:tc>
        <w:tc>
          <w:tcPr>
            <w:tcW w:w="2352" w:type="dxa"/>
          </w:tcPr>
          <w:p w14:paraId="27DF5D18" w14:textId="49D2ED6E" w:rsidR="003414BE" w:rsidRDefault="003414BE" w:rsidP="006B3B3B">
            <w:pPr>
              <w:rPr>
                <w:rFonts w:ascii="Tele-GroteskNor" w:hAnsi="Tele-GroteskNor"/>
                <w:lang w:val="en-GB"/>
              </w:rPr>
            </w:pPr>
            <w:r w:rsidRPr="00BE4BA7">
              <w:rPr>
                <w:rFonts w:ascii="Tele-GroteskNor" w:hAnsi="Tele-GroteskNor"/>
                <w:lang w:val="en-GB"/>
              </w:rPr>
              <w:t xml:space="preserve">§ 11 Abs. 2 S. 1 </w:t>
            </w:r>
            <w:proofErr w:type="spellStart"/>
            <w:r w:rsidRPr="00BE4BA7">
              <w:rPr>
                <w:rFonts w:ascii="Tele-GroteskNor" w:hAnsi="Tele-GroteskNor"/>
                <w:lang w:val="en-GB"/>
              </w:rPr>
              <w:t>BetrAVG</w:t>
            </w:r>
            <w:proofErr w:type="spellEnd"/>
            <w:r>
              <w:rPr>
                <w:rFonts w:ascii="Tele-GroteskNor" w:hAnsi="Tele-GroteskNor"/>
                <w:lang w:val="en-GB"/>
              </w:rPr>
              <w:t xml:space="preserve"> but:</w:t>
            </w:r>
          </w:p>
          <w:p w14:paraId="77BAC985" w14:textId="5457718A" w:rsidR="003414BE" w:rsidRDefault="003414BE" w:rsidP="006B3B3B">
            <w:pPr>
              <w:rPr>
                <w:rFonts w:ascii="Tele-GroteskNor" w:hAnsi="Tele-GroteskNor"/>
                <w:lang w:val="en-GB"/>
              </w:rPr>
            </w:pPr>
            <w:r w:rsidRPr="00BE4BA7">
              <w:rPr>
                <w:rFonts w:ascii="Tele-GroteskNor" w:hAnsi="Tele-GroteskNor"/>
                <w:lang w:val="en-GB"/>
              </w:rPr>
              <w:t xml:space="preserve">A distinction must be made between this and the basic right to </w:t>
            </w:r>
            <w:r w:rsidRPr="00BE4BA7">
              <w:rPr>
                <w:rFonts w:ascii="Tele-GroteskNor" w:hAnsi="Tele-GroteskNor"/>
                <w:lang w:val="en-GB"/>
              </w:rPr>
              <w:lastRenderedPageBreak/>
              <w:t>benefits under the company pension scheme, which is subject to a limitation period of 30 years in accordance with section 18a sentence 1 of the German Occupational Pensions Act (</w:t>
            </w:r>
            <w:proofErr w:type="spellStart"/>
            <w:r w:rsidRPr="00BE4BA7">
              <w:rPr>
                <w:rFonts w:ascii="Tele-GroteskNor" w:hAnsi="Tele-GroteskNor"/>
                <w:lang w:val="en-GB"/>
              </w:rPr>
              <w:t>BetrAVG</w:t>
            </w:r>
            <w:proofErr w:type="spellEnd"/>
            <w:r w:rsidRPr="00BE4BA7">
              <w:rPr>
                <w:rFonts w:ascii="Tele-GroteskNor" w:hAnsi="Tele-GroteskNor"/>
                <w:lang w:val="en-GB"/>
              </w:rPr>
              <w:t>).</w:t>
            </w:r>
          </w:p>
        </w:tc>
      </w:tr>
    </w:tbl>
    <w:p w14:paraId="588E5651" w14:textId="77777777" w:rsidR="00511FEF" w:rsidRDefault="00511FEF">
      <w:pPr>
        <w:rPr>
          <w:sz w:val="20"/>
          <w:szCs w:val="20"/>
        </w:rPr>
      </w:pPr>
    </w:p>
    <w:tbl>
      <w:tblPr>
        <w:tblStyle w:val="TableGrid"/>
        <w:tblW w:w="9918" w:type="dxa"/>
        <w:tblLayout w:type="fixed"/>
        <w:tblLook w:val="04A0" w:firstRow="1" w:lastRow="0" w:firstColumn="1" w:lastColumn="0" w:noHBand="0" w:noVBand="1"/>
      </w:tblPr>
      <w:tblGrid>
        <w:gridCol w:w="2689"/>
        <w:gridCol w:w="2267"/>
        <w:gridCol w:w="2610"/>
        <w:gridCol w:w="2352"/>
      </w:tblGrid>
      <w:tr w:rsidR="004642DF" w:rsidRPr="002C49DD" w14:paraId="7898220E" w14:textId="77777777" w:rsidTr="13F5212B">
        <w:tc>
          <w:tcPr>
            <w:tcW w:w="9918" w:type="dxa"/>
            <w:gridSpan w:val="4"/>
            <w:shd w:val="clear" w:color="auto" w:fill="BFBFBF" w:themeFill="background1" w:themeFillShade="BF"/>
          </w:tcPr>
          <w:p w14:paraId="26C1EC6F" w14:textId="60285AEE" w:rsidR="004642DF" w:rsidRPr="002C49DD" w:rsidRDefault="5C2EA58B" w:rsidP="006B3B3B">
            <w:r w:rsidRPr="13F5212B">
              <w:rPr>
                <w:rFonts w:ascii="Tele-GroteskNor" w:hAnsi="Tele-GroteskNor"/>
                <w:b/>
                <w:bCs/>
                <w:sz w:val="24"/>
                <w:szCs w:val="24"/>
                <w:lang w:val="en-GB"/>
              </w:rPr>
              <w:t xml:space="preserve">Financial </w:t>
            </w:r>
            <w:r w:rsidR="52C23866" w:rsidRPr="13F5212B">
              <w:rPr>
                <w:rFonts w:ascii="Tele-GroteskNor" w:hAnsi="Tele-GroteskNor"/>
                <w:b/>
                <w:bCs/>
                <w:sz w:val="24"/>
                <w:szCs w:val="24"/>
                <w:lang w:val="en-GB"/>
              </w:rPr>
              <w:t>data</w:t>
            </w:r>
          </w:p>
        </w:tc>
      </w:tr>
      <w:tr w:rsidR="004642DF" w:rsidRPr="002C49DD" w14:paraId="25CE6C95" w14:textId="77777777" w:rsidTr="13F5212B">
        <w:tc>
          <w:tcPr>
            <w:tcW w:w="2689" w:type="dxa"/>
            <w:shd w:val="clear" w:color="auto" w:fill="BFBFBF" w:themeFill="background1" w:themeFillShade="BF"/>
          </w:tcPr>
          <w:p w14:paraId="7F5F7B14" w14:textId="77777777" w:rsidR="004642DF" w:rsidRPr="002C49DD" w:rsidRDefault="004642DF"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0D01A22F" w14:textId="77777777" w:rsidR="004642DF" w:rsidRPr="002C49DD" w:rsidRDefault="004642DF"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12B7988E" w14:textId="77777777" w:rsidR="004642DF" w:rsidRPr="002C49DD" w:rsidRDefault="004642DF"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28642AE5" w14:textId="77777777" w:rsidR="004642DF" w:rsidRPr="002C49DD" w:rsidRDefault="004642DF" w:rsidP="006B3B3B">
            <w:pPr>
              <w:rPr>
                <w:rFonts w:ascii="Tele-GroteskNor" w:hAnsi="Tele-GroteskNor"/>
                <w:b/>
                <w:sz w:val="24"/>
                <w:lang w:val="en-GB"/>
              </w:rPr>
            </w:pPr>
            <w:r w:rsidRPr="002C49DD">
              <w:rPr>
                <w:rFonts w:ascii="Tele-GroteskNor" w:hAnsi="Tele-GroteskNor"/>
                <w:b/>
                <w:sz w:val="24"/>
                <w:lang w:val="en-GB"/>
              </w:rPr>
              <w:t>Reference</w:t>
            </w:r>
          </w:p>
        </w:tc>
      </w:tr>
      <w:tr w:rsidR="004642DF" w:rsidRPr="00276E25" w14:paraId="54D99DDD" w14:textId="77777777" w:rsidTr="13F5212B">
        <w:tc>
          <w:tcPr>
            <w:tcW w:w="2689" w:type="dxa"/>
          </w:tcPr>
          <w:p w14:paraId="7B285E5A" w14:textId="77777777" w:rsidR="004642DF" w:rsidRPr="002C49DD" w:rsidRDefault="004642DF" w:rsidP="006B3B3B">
            <w:pPr>
              <w:rPr>
                <w:rFonts w:ascii="Tele-GroteskNor" w:hAnsi="Tele-GroteskNor"/>
                <w:lang w:val="en-GB"/>
              </w:rPr>
            </w:pPr>
            <w:r>
              <w:rPr>
                <w:rFonts w:ascii="Tele-GroteskNor" w:hAnsi="Tele-GroteskNor"/>
                <w:lang w:val="en-GB"/>
              </w:rPr>
              <w:t>Supplier Contracts</w:t>
            </w:r>
          </w:p>
        </w:tc>
        <w:tc>
          <w:tcPr>
            <w:tcW w:w="2267" w:type="dxa"/>
          </w:tcPr>
          <w:p w14:paraId="56B894CF" w14:textId="77777777" w:rsidR="004642DF" w:rsidRDefault="004642DF" w:rsidP="006B3B3B">
            <w:pPr>
              <w:rPr>
                <w:rFonts w:ascii="Tele-GroteskNor" w:hAnsi="Tele-GroteskNor"/>
                <w:lang w:val="en-GB"/>
              </w:rPr>
            </w:pPr>
            <w:r>
              <w:rPr>
                <w:rFonts w:ascii="Tele-GroteskNor" w:hAnsi="Tele-GroteskNor"/>
                <w:lang w:val="en-GB"/>
              </w:rPr>
              <w:t>7 years after contract is terminated</w:t>
            </w:r>
          </w:p>
        </w:tc>
        <w:tc>
          <w:tcPr>
            <w:tcW w:w="2610" w:type="dxa"/>
          </w:tcPr>
          <w:p w14:paraId="0231BB9E" w14:textId="77777777" w:rsidR="004642DF" w:rsidRPr="00930F4A" w:rsidRDefault="004642DF" w:rsidP="006B3B3B">
            <w:pPr>
              <w:rPr>
                <w:rFonts w:ascii="Tele-GroteskNor" w:hAnsi="Tele-GroteskNor"/>
                <w:lang w:val="en-GB"/>
              </w:rPr>
            </w:pPr>
            <w:r>
              <w:rPr>
                <w:rFonts w:ascii="Tele-GroteskNor" w:hAnsi="Tele-GroteskNor"/>
                <w:lang w:val="en-GB"/>
              </w:rPr>
              <w:t>Paper or electronic</w:t>
            </w:r>
          </w:p>
        </w:tc>
        <w:tc>
          <w:tcPr>
            <w:tcW w:w="2352" w:type="dxa"/>
          </w:tcPr>
          <w:p w14:paraId="48F75DE3" w14:textId="77777777" w:rsidR="004642DF" w:rsidRPr="002C49DD" w:rsidRDefault="004642DF" w:rsidP="006B3B3B">
            <w:pPr>
              <w:rPr>
                <w:rFonts w:ascii="Tele-GroteskNor" w:hAnsi="Tele-GroteskNor"/>
                <w:lang w:val="en-GB"/>
              </w:rPr>
            </w:pPr>
            <w:r>
              <w:rPr>
                <w:rFonts w:ascii="Tele-GroteskNor" w:hAnsi="Tele-GroteskNor"/>
                <w:lang w:val="en-GB"/>
              </w:rPr>
              <w:t>General tax / accounting regulations</w:t>
            </w:r>
          </w:p>
        </w:tc>
      </w:tr>
      <w:tr w:rsidR="004642DF" w:rsidRPr="00276E25" w14:paraId="174A784A" w14:textId="77777777" w:rsidTr="13F5212B">
        <w:tc>
          <w:tcPr>
            <w:tcW w:w="2689" w:type="dxa"/>
          </w:tcPr>
          <w:p w14:paraId="3B8A144E" w14:textId="77777777" w:rsidR="004642DF" w:rsidRPr="002C49DD" w:rsidRDefault="004642DF" w:rsidP="006B3B3B">
            <w:pPr>
              <w:rPr>
                <w:rFonts w:ascii="Tele-GroteskNor" w:hAnsi="Tele-GroteskNor"/>
                <w:lang w:val="en-GB"/>
              </w:rPr>
            </w:pPr>
            <w:r>
              <w:rPr>
                <w:rFonts w:ascii="Tele-GroteskNor" w:hAnsi="Tele-GroteskNor"/>
                <w:lang w:val="en-GB"/>
              </w:rPr>
              <w:t>Purchase Invoices</w:t>
            </w:r>
          </w:p>
        </w:tc>
        <w:tc>
          <w:tcPr>
            <w:tcW w:w="2267" w:type="dxa"/>
          </w:tcPr>
          <w:p w14:paraId="3B39D931" w14:textId="254F5234" w:rsidR="004642DF" w:rsidRDefault="03EB1A70" w:rsidP="006B3B3B">
            <w:pPr>
              <w:rPr>
                <w:rFonts w:ascii="Tele-GroteskNor" w:hAnsi="Tele-GroteskNor"/>
                <w:lang w:val="en-GB"/>
              </w:rPr>
            </w:pPr>
            <w:r w:rsidRPr="03E68CE8">
              <w:rPr>
                <w:rFonts w:ascii="Tele-GroteskNor" w:hAnsi="Tele-GroteskNor"/>
                <w:lang w:val="en-GB"/>
              </w:rPr>
              <w:t>10 years after end of calendar year of the invoice (i.e. ideally 11 years from invoice)</w:t>
            </w:r>
          </w:p>
        </w:tc>
        <w:tc>
          <w:tcPr>
            <w:tcW w:w="2610" w:type="dxa"/>
          </w:tcPr>
          <w:p w14:paraId="354DF302" w14:textId="77777777" w:rsidR="004642DF" w:rsidRPr="00930F4A" w:rsidRDefault="004642DF" w:rsidP="006B3B3B">
            <w:pPr>
              <w:rPr>
                <w:rFonts w:ascii="Tele-GroteskNor" w:hAnsi="Tele-GroteskNor"/>
                <w:lang w:val="en-GB"/>
              </w:rPr>
            </w:pPr>
            <w:r>
              <w:rPr>
                <w:rFonts w:ascii="Tele-GroteskNor" w:hAnsi="Tele-GroteskNor"/>
                <w:lang w:val="en-GB"/>
              </w:rPr>
              <w:t>Paper or electronic</w:t>
            </w:r>
          </w:p>
        </w:tc>
        <w:tc>
          <w:tcPr>
            <w:tcW w:w="2352" w:type="dxa"/>
          </w:tcPr>
          <w:p w14:paraId="0A707523" w14:textId="77777777" w:rsidR="004642DF" w:rsidRPr="002C49DD" w:rsidRDefault="004642DF" w:rsidP="006B3B3B">
            <w:pPr>
              <w:rPr>
                <w:rFonts w:ascii="Tele-GroteskNor" w:hAnsi="Tele-GroteskNor"/>
                <w:lang w:val="en-GB"/>
              </w:rPr>
            </w:pPr>
            <w:r>
              <w:rPr>
                <w:rFonts w:ascii="Tele-GroteskNor" w:hAnsi="Tele-GroteskNor"/>
                <w:lang w:val="en-GB"/>
              </w:rPr>
              <w:t>General tax / accounting regulations</w:t>
            </w:r>
          </w:p>
        </w:tc>
      </w:tr>
      <w:tr w:rsidR="004642DF" w:rsidRPr="002C49DD" w14:paraId="11585B02" w14:textId="77777777" w:rsidTr="13F5212B">
        <w:tc>
          <w:tcPr>
            <w:tcW w:w="2689" w:type="dxa"/>
          </w:tcPr>
          <w:p w14:paraId="1EF567AE" w14:textId="77777777" w:rsidR="004642DF" w:rsidRPr="002C49DD" w:rsidRDefault="004642DF" w:rsidP="006B3B3B">
            <w:pPr>
              <w:rPr>
                <w:rFonts w:ascii="Tele-GroteskNor" w:hAnsi="Tele-GroteskNor"/>
                <w:lang w:val="en-GB"/>
              </w:rPr>
            </w:pPr>
            <w:r>
              <w:rPr>
                <w:rFonts w:ascii="Tele-GroteskNor" w:hAnsi="Tele-GroteskNor"/>
                <w:lang w:val="en-GB"/>
              </w:rPr>
              <w:t>Credit cards receipt</w:t>
            </w:r>
          </w:p>
        </w:tc>
        <w:tc>
          <w:tcPr>
            <w:tcW w:w="2267" w:type="dxa"/>
          </w:tcPr>
          <w:p w14:paraId="47974BE9" w14:textId="77777777" w:rsidR="004642DF" w:rsidRDefault="004642DF" w:rsidP="006B3B3B">
            <w:pPr>
              <w:rPr>
                <w:rFonts w:ascii="Tele-GroteskNor" w:hAnsi="Tele-GroteskNor"/>
                <w:lang w:val="en-GB"/>
              </w:rPr>
            </w:pPr>
            <w:r>
              <w:rPr>
                <w:rFonts w:ascii="Tele-GroteskNor" w:hAnsi="Tele-GroteskNor"/>
                <w:lang w:val="en-GB"/>
              </w:rPr>
              <w:t>3 years after end of calendar year of the invoice (i.e. ideally 11 years from invoice)</w:t>
            </w:r>
          </w:p>
        </w:tc>
        <w:tc>
          <w:tcPr>
            <w:tcW w:w="2610" w:type="dxa"/>
          </w:tcPr>
          <w:p w14:paraId="12481159" w14:textId="77777777" w:rsidR="004642DF" w:rsidRPr="00930F4A" w:rsidRDefault="004642DF" w:rsidP="006B3B3B">
            <w:pPr>
              <w:rPr>
                <w:rFonts w:ascii="Tele-GroteskNor" w:hAnsi="Tele-GroteskNor"/>
                <w:lang w:val="en-GB"/>
              </w:rPr>
            </w:pPr>
            <w:r>
              <w:rPr>
                <w:rFonts w:ascii="Tele-GroteskNor" w:hAnsi="Tele-GroteskNor"/>
                <w:lang w:val="en-GB"/>
              </w:rPr>
              <w:t>Paper or electronic</w:t>
            </w:r>
          </w:p>
        </w:tc>
        <w:tc>
          <w:tcPr>
            <w:tcW w:w="2352" w:type="dxa"/>
          </w:tcPr>
          <w:p w14:paraId="71CE45CA" w14:textId="77777777" w:rsidR="004642DF" w:rsidRPr="002C49DD" w:rsidRDefault="004642DF" w:rsidP="006B3B3B">
            <w:pPr>
              <w:rPr>
                <w:rFonts w:ascii="Tele-GroteskNor" w:hAnsi="Tele-GroteskNor"/>
                <w:lang w:val="en-GB"/>
              </w:rPr>
            </w:pPr>
            <w:r>
              <w:rPr>
                <w:rFonts w:ascii="Tele-GroteskNor" w:hAnsi="Tele-GroteskNor"/>
                <w:lang w:val="en-GB"/>
              </w:rPr>
              <w:t>General tax / accounting regulations</w:t>
            </w:r>
          </w:p>
        </w:tc>
      </w:tr>
      <w:tr w:rsidR="006C78CA" w:rsidRPr="002C49DD" w14:paraId="23AACEA8" w14:textId="77777777" w:rsidTr="13F5212B">
        <w:tc>
          <w:tcPr>
            <w:tcW w:w="2689" w:type="dxa"/>
          </w:tcPr>
          <w:p w14:paraId="2CC25DE8" w14:textId="18B5F824" w:rsidR="006C78CA" w:rsidRPr="006C78CA" w:rsidRDefault="006C78CA" w:rsidP="006C78CA">
            <w:pPr>
              <w:rPr>
                <w:rFonts w:ascii="Tele-GroteskNor" w:hAnsi="Tele-GroteskNor"/>
                <w:lang w:val="en-US"/>
              </w:rPr>
            </w:pPr>
            <w:r>
              <w:rPr>
                <w:rFonts w:ascii="Tele-GroteskNor" w:hAnsi="Tele-GroteskNor"/>
                <w:lang w:val="en-GB"/>
              </w:rPr>
              <w:t>Income Tax records and correspondence</w:t>
            </w:r>
          </w:p>
        </w:tc>
        <w:tc>
          <w:tcPr>
            <w:tcW w:w="2267" w:type="dxa"/>
          </w:tcPr>
          <w:p w14:paraId="37995823" w14:textId="17FD2910" w:rsidR="006C78CA" w:rsidRPr="006C78CA" w:rsidRDefault="006C78CA" w:rsidP="006C78CA">
            <w:pPr>
              <w:rPr>
                <w:rFonts w:ascii="Tele-GroteskNor" w:hAnsi="Tele-GroteskNor"/>
                <w:lang w:val="en-US"/>
              </w:rPr>
            </w:pPr>
            <w:r>
              <w:rPr>
                <w:rFonts w:ascii="Tele-GroteskNor" w:hAnsi="Tele-GroteskNor"/>
                <w:lang w:val="en-GB"/>
              </w:rPr>
              <w:t>6 years after the year they relate to</w:t>
            </w:r>
          </w:p>
        </w:tc>
        <w:tc>
          <w:tcPr>
            <w:tcW w:w="2610" w:type="dxa"/>
          </w:tcPr>
          <w:p w14:paraId="10D6FBCD" w14:textId="661D1630" w:rsidR="006C78CA" w:rsidRDefault="006C78CA" w:rsidP="006C78CA">
            <w:pPr>
              <w:rPr>
                <w:rFonts w:ascii="Tele-GroteskNor" w:hAnsi="Tele-GroteskNor"/>
              </w:rPr>
            </w:pPr>
            <w:r>
              <w:rPr>
                <w:rFonts w:ascii="Tele-GroteskNor" w:hAnsi="Tele-GroteskNor"/>
                <w:lang w:val="en-GB"/>
              </w:rPr>
              <w:t>Paper or electronic</w:t>
            </w:r>
          </w:p>
        </w:tc>
        <w:tc>
          <w:tcPr>
            <w:tcW w:w="2352" w:type="dxa"/>
          </w:tcPr>
          <w:p w14:paraId="2286AD15" w14:textId="04E9254E" w:rsidR="006C78CA" w:rsidRPr="006C78CA" w:rsidRDefault="006C78CA" w:rsidP="006C78CA">
            <w:pPr>
              <w:rPr>
                <w:rFonts w:ascii="Tele-GroteskNor" w:hAnsi="Tele-GroteskNor"/>
                <w:lang w:val="en-US"/>
              </w:rPr>
            </w:pPr>
            <w:r w:rsidRPr="00BE4BA7">
              <w:rPr>
                <w:rFonts w:ascii="Tele-GroteskNor" w:hAnsi="Tele-GroteskNor"/>
                <w:lang w:val="en-GB"/>
              </w:rPr>
              <w:t xml:space="preserve">§ 28f Abs. 1 S. 1, § 25 Abs. 2 SGB IV, §§ 8, 9 BVV in conjunction with § 41 Abs. 1 S. 9 </w:t>
            </w:r>
            <w:proofErr w:type="spellStart"/>
            <w:r w:rsidRPr="00BE4BA7">
              <w:rPr>
                <w:rFonts w:ascii="Tele-GroteskNor" w:hAnsi="Tele-GroteskNor"/>
                <w:lang w:val="en-GB"/>
              </w:rPr>
              <w:t>EStG</w:t>
            </w:r>
            <w:proofErr w:type="spellEnd"/>
            <w:r>
              <w:rPr>
                <w:rFonts w:ascii="Tele-GroteskNor" w:hAnsi="Tele-GroteskNor"/>
                <w:lang w:val="en-GB"/>
              </w:rPr>
              <w:t xml:space="preserve"> and </w:t>
            </w:r>
            <w:r w:rsidRPr="00BE4BA7">
              <w:rPr>
                <w:rFonts w:ascii="Tele-GroteskNor" w:hAnsi="Tele-GroteskNor"/>
                <w:lang w:val="en-GB"/>
              </w:rPr>
              <w:t>§ 147 Abs. 1 Nr. 2, 3 u. 5 AO</w:t>
            </w:r>
            <w:r>
              <w:rPr>
                <w:rFonts w:ascii="Tele-GroteskNor" w:hAnsi="Tele-GroteskNor"/>
                <w:lang w:val="en-GB"/>
              </w:rPr>
              <w:t xml:space="preserve"> </w:t>
            </w:r>
          </w:p>
        </w:tc>
      </w:tr>
      <w:tr w:rsidR="006C78CA" w:rsidRPr="002C49DD" w14:paraId="78D0D237" w14:textId="77777777" w:rsidTr="13F5212B">
        <w:tc>
          <w:tcPr>
            <w:tcW w:w="2689" w:type="dxa"/>
          </w:tcPr>
          <w:p w14:paraId="57D1EB3A" w14:textId="77777777" w:rsidR="006C78CA" w:rsidRDefault="006C78CA" w:rsidP="006C78CA">
            <w:pPr>
              <w:rPr>
                <w:rFonts w:ascii="Tele-GroteskNor" w:hAnsi="Tele-GroteskNor"/>
                <w:lang w:val="en-GB"/>
              </w:rPr>
            </w:pPr>
            <w:r w:rsidRPr="03E68CE8">
              <w:rPr>
                <w:rFonts w:ascii="Tele-GroteskNor" w:hAnsi="Tele-GroteskNor"/>
                <w:lang w:val="en-GB"/>
              </w:rPr>
              <w:t xml:space="preserve">Wage and salary records </w:t>
            </w:r>
          </w:p>
          <w:p w14:paraId="2034EAA2" w14:textId="1555358E" w:rsidR="006C78CA" w:rsidRPr="006C78CA" w:rsidRDefault="006C78CA" w:rsidP="006C78CA">
            <w:pPr>
              <w:rPr>
                <w:rFonts w:ascii="Tele-GroteskNor" w:hAnsi="Tele-GroteskNor"/>
                <w:lang w:val="en-US"/>
              </w:rPr>
            </w:pPr>
            <w:r>
              <w:rPr>
                <w:rFonts w:ascii="Tele-GroteskNor" w:hAnsi="Tele-GroteskNor"/>
                <w:lang w:val="en-GB"/>
              </w:rPr>
              <w:t>(expenses)</w:t>
            </w:r>
          </w:p>
        </w:tc>
        <w:tc>
          <w:tcPr>
            <w:tcW w:w="2267" w:type="dxa"/>
          </w:tcPr>
          <w:p w14:paraId="291A1162" w14:textId="66CCACF4" w:rsidR="006C78CA" w:rsidRPr="006C78CA" w:rsidRDefault="006C78CA" w:rsidP="006C78CA">
            <w:pPr>
              <w:rPr>
                <w:rFonts w:ascii="Tele-GroteskNor" w:hAnsi="Tele-GroteskNor"/>
                <w:lang w:val="en-US"/>
              </w:rPr>
            </w:pPr>
            <w:r w:rsidRPr="00BE4BA7">
              <w:rPr>
                <w:rFonts w:ascii="Tele-GroteskNor" w:hAnsi="Tele-GroteskNor"/>
                <w:lang w:val="en-GB"/>
              </w:rPr>
              <w:t>6 years after the year they relate to</w:t>
            </w:r>
          </w:p>
        </w:tc>
        <w:tc>
          <w:tcPr>
            <w:tcW w:w="2610" w:type="dxa"/>
          </w:tcPr>
          <w:p w14:paraId="6819AFD8" w14:textId="5513FFA8" w:rsidR="006C78CA" w:rsidRDefault="006C78CA" w:rsidP="006C78CA">
            <w:pPr>
              <w:rPr>
                <w:rFonts w:ascii="Tele-GroteskNor" w:hAnsi="Tele-GroteskNor"/>
              </w:rPr>
            </w:pPr>
            <w:r>
              <w:rPr>
                <w:rFonts w:ascii="Tele-GroteskNor" w:hAnsi="Tele-GroteskNor"/>
                <w:lang w:val="en-GB"/>
              </w:rPr>
              <w:t>Paper or electronic</w:t>
            </w:r>
          </w:p>
        </w:tc>
        <w:tc>
          <w:tcPr>
            <w:tcW w:w="2352" w:type="dxa"/>
          </w:tcPr>
          <w:p w14:paraId="3C7BEA1B" w14:textId="7B43A2E6" w:rsidR="006C78CA" w:rsidRPr="006C78CA" w:rsidRDefault="006C78CA" w:rsidP="006C78CA">
            <w:pPr>
              <w:rPr>
                <w:rFonts w:ascii="Tele-GroteskNor" w:hAnsi="Tele-GroteskNor"/>
                <w:lang w:val="en-US"/>
              </w:rPr>
            </w:pPr>
            <w:r w:rsidRPr="00BE4BA7">
              <w:rPr>
                <w:rFonts w:ascii="Tele-GroteskNor" w:hAnsi="Tele-GroteskNor"/>
                <w:lang w:val="en-GB"/>
              </w:rPr>
              <w:t xml:space="preserve">§ 28f Abs. 1 S. 1, § 25 Abs. 2 SGB IV, §§ 8, 9 BVV in conjunction with § 41 Abs. 1 S. 9 </w:t>
            </w:r>
            <w:proofErr w:type="spellStart"/>
            <w:r w:rsidRPr="00BE4BA7">
              <w:rPr>
                <w:rFonts w:ascii="Tele-GroteskNor" w:hAnsi="Tele-GroteskNor"/>
                <w:lang w:val="en-GB"/>
              </w:rPr>
              <w:t>EStG</w:t>
            </w:r>
            <w:proofErr w:type="spellEnd"/>
            <w:r w:rsidRPr="00BE4BA7">
              <w:rPr>
                <w:rFonts w:ascii="Tele-GroteskNor" w:hAnsi="Tele-GroteskNor"/>
                <w:lang w:val="en-GB"/>
              </w:rPr>
              <w:t xml:space="preserve"> and § 147 Abs. 1 Nr. 2, 3 u. 5 AO</w:t>
            </w:r>
          </w:p>
        </w:tc>
      </w:tr>
      <w:tr w:rsidR="004E707D" w:rsidRPr="002C49DD" w14:paraId="0B9CE4C3" w14:textId="77777777" w:rsidTr="13F5212B">
        <w:tc>
          <w:tcPr>
            <w:tcW w:w="9918" w:type="dxa"/>
            <w:gridSpan w:val="4"/>
            <w:shd w:val="clear" w:color="auto" w:fill="BFBFBF" w:themeFill="background1" w:themeFillShade="BF"/>
          </w:tcPr>
          <w:p w14:paraId="3AEC0587" w14:textId="01E85189" w:rsidR="004E707D" w:rsidRPr="002C49DD" w:rsidRDefault="00C22547" w:rsidP="006B3B3B">
            <w:pPr>
              <w:rPr>
                <w:rFonts w:ascii="Tele-GroteskNor" w:hAnsi="Tele-GroteskNor"/>
                <w:b/>
                <w:sz w:val="24"/>
                <w:lang w:val="en-GB"/>
              </w:rPr>
            </w:pPr>
            <w:r>
              <w:rPr>
                <w:rFonts w:ascii="Tele-GroteskNor" w:hAnsi="Tele-GroteskNor"/>
                <w:b/>
                <w:sz w:val="24"/>
                <w:lang w:val="en-GB"/>
              </w:rPr>
              <w:t>Guest data</w:t>
            </w:r>
          </w:p>
        </w:tc>
      </w:tr>
      <w:tr w:rsidR="004E707D" w:rsidRPr="002C49DD" w14:paraId="3A0CD3A3" w14:textId="77777777" w:rsidTr="13F5212B">
        <w:tc>
          <w:tcPr>
            <w:tcW w:w="2689" w:type="dxa"/>
            <w:shd w:val="clear" w:color="auto" w:fill="BFBFBF" w:themeFill="background1" w:themeFillShade="BF"/>
          </w:tcPr>
          <w:p w14:paraId="1D00C2B7" w14:textId="77777777" w:rsidR="004E707D" w:rsidRPr="002C49DD" w:rsidRDefault="004E707D"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413AB0F6" w14:textId="77777777" w:rsidR="004E707D" w:rsidRPr="002C49DD" w:rsidRDefault="004E707D"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03A395FA" w14:textId="77777777" w:rsidR="004E707D" w:rsidRPr="002C49DD" w:rsidRDefault="004E707D"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35BD4BAC" w14:textId="77777777" w:rsidR="004E707D" w:rsidRPr="002C49DD" w:rsidRDefault="004E707D" w:rsidP="006B3B3B">
            <w:pPr>
              <w:rPr>
                <w:rFonts w:ascii="Tele-GroteskNor" w:hAnsi="Tele-GroteskNor"/>
                <w:b/>
                <w:sz w:val="24"/>
                <w:lang w:val="en-GB"/>
              </w:rPr>
            </w:pPr>
            <w:r w:rsidRPr="002C49DD">
              <w:rPr>
                <w:rFonts w:ascii="Tele-GroteskNor" w:hAnsi="Tele-GroteskNor"/>
                <w:b/>
                <w:sz w:val="24"/>
                <w:lang w:val="en-GB"/>
              </w:rPr>
              <w:t>Reference</w:t>
            </w:r>
          </w:p>
        </w:tc>
      </w:tr>
      <w:tr w:rsidR="004E707D" w:rsidRPr="00276E25" w14:paraId="4E60E384" w14:textId="77777777" w:rsidTr="13F5212B">
        <w:tc>
          <w:tcPr>
            <w:tcW w:w="2689" w:type="dxa"/>
          </w:tcPr>
          <w:p w14:paraId="191FD900" w14:textId="77777777" w:rsidR="004E707D" w:rsidRPr="002C49DD" w:rsidRDefault="004E707D" w:rsidP="006B3B3B">
            <w:pPr>
              <w:rPr>
                <w:rFonts w:ascii="Tele-GroteskNor" w:hAnsi="Tele-GroteskNor"/>
                <w:lang w:val="en-GB"/>
              </w:rPr>
            </w:pPr>
            <w:r>
              <w:rPr>
                <w:rFonts w:ascii="Tele-GroteskNor" w:hAnsi="Tele-GroteskNor"/>
                <w:lang w:val="en-GB"/>
              </w:rPr>
              <w:t xml:space="preserve">Registration Cards </w:t>
            </w:r>
          </w:p>
        </w:tc>
        <w:tc>
          <w:tcPr>
            <w:tcW w:w="2267" w:type="dxa"/>
          </w:tcPr>
          <w:p w14:paraId="75D4A518" w14:textId="77777777" w:rsidR="004E707D" w:rsidRDefault="004E707D" w:rsidP="006B3B3B">
            <w:pPr>
              <w:rPr>
                <w:rFonts w:ascii="Tele-GroteskNor" w:hAnsi="Tele-GroteskNor"/>
                <w:lang w:val="en-GB"/>
              </w:rPr>
            </w:pPr>
            <w:r>
              <w:rPr>
                <w:rFonts w:ascii="Tele-GroteskNor" w:hAnsi="Tele-GroteskNor"/>
                <w:lang w:val="en-GB"/>
              </w:rPr>
              <w:t>1 year</w:t>
            </w:r>
          </w:p>
        </w:tc>
        <w:tc>
          <w:tcPr>
            <w:tcW w:w="2610" w:type="dxa"/>
          </w:tcPr>
          <w:p w14:paraId="79CE9096" w14:textId="77777777" w:rsidR="004E707D" w:rsidRPr="00930F4A" w:rsidRDefault="004E707D" w:rsidP="006B3B3B">
            <w:pPr>
              <w:rPr>
                <w:rFonts w:ascii="Tele-GroteskNor" w:hAnsi="Tele-GroteskNor"/>
                <w:lang w:val="en-GB"/>
              </w:rPr>
            </w:pPr>
            <w:r>
              <w:rPr>
                <w:rFonts w:ascii="Tele-GroteskNor" w:hAnsi="Tele-GroteskNor"/>
                <w:lang w:val="en-GB"/>
              </w:rPr>
              <w:t>Paper or electronic</w:t>
            </w:r>
          </w:p>
        </w:tc>
        <w:tc>
          <w:tcPr>
            <w:tcW w:w="2352" w:type="dxa"/>
          </w:tcPr>
          <w:p w14:paraId="048DC8E6" w14:textId="77777777" w:rsidR="004E707D" w:rsidRPr="009B2EA5" w:rsidRDefault="004E707D" w:rsidP="006B3B3B">
            <w:pPr>
              <w:rPr>
                <w:rFonts w:ascii="Tele-GroteskNor" w:hAnsi="Tele-GroteskNor"/>
                <w:lang w:val="en-US"/>
              </w:rPr>
            </w:pPr>
          </w:p>
        </w:tc>
      </w:tr>
      <w:tr w:rsidR="004E707D" w:rsidRPr="00276E25" w14:paraId="25911CB8" w14:textId="77777777" w:rsidTr="13F5212B">
        <w:tc>
          <w:tcPr>
            <w:tcW w:w="2689" w:type="dxa"/>
          </w:tcPr>
          <w:p w14:paraId="76050F20" w14:textId="77777777" w:rsidR="004E707D" w:rsidRPr="002C49DD" w:rsidRDefault="004E707D" w:rsidP="006B3B3B">
            <w:pPr>
              <w:rPr>
                <w:rFonts w:ascii="Tele-GroteskNor" w:hAnsi="Tele-GroteskNor"/>
                <w:lang w:val="en-GB"/>
              </w:rPr>
            </w:pPr>
            <w:r>
              <w:rPr>
                <w:rFonts w:ascii="Tele-GroteskNor" w:hAnsi="Tele-GroteskNor"/>
                <w:lang w:val="en-GB"/>
              </w:rPr>
              <w:t>Sales Invoices</w:t>
            </w:r>
          </w:p>
        </w:tc>
        <w:tc>
          <w:tcPr>
            <w:tcW w:w="2267" w:type="dxa"/>
          </w:tcPr>
          <w:p w14:paraId="3B22261A" w14:textId="3AD92250" w:rsidR="004E707D" w:rsidRDefault="5CB06A4D" w:rsidP="006B3B3B">
            <w:pPr>
              <w:rPr>
                <w:rFonts w:ascii="Tele-GroteskNor" w:hAnsi="Tele-GroteskNor"/>
                <w:lang w:val="en-GB"/>
              </w:rPr>
            </w:pPr>
            <w:r w:rsidRPr="03E68CE8">
              <w:rPr>
                <w:rFonts w:ascii="Tele-GroteskNor" w:hAnsi="Tele-GroteskNor"/>
                <w:lang w:val="en-GB"/>
              </w:rPr>
              <w:t>10 years after end of calendar year of the invoice (i.e. ideally 11 years from invoice)</w:t>
            </w:r>
          </w:p>
        </w:tc>
        <w:tc>
          <w:tcPr>
            <w:tcW w:w="2610" w:type="dxa"/>
          </w:tcPr>
          <w:p w14:paraId="281C8771" w14:textId="77777777" w:rsidR="004E707D" w:rsidRPr="00930F4A" w:rsidRDefault="004E707D" w:rsidP="006B3B3B">
            <w:pPr>
              <w:rPr>
                <w:rFonts w:ascii="Tele-GroteskNor" w:hAnsi="Tele-GroteskNor"/>
                <w:lang w:val="en-GB"/>
              </w:rPr>
            </w:pPr>
            <w:r>
              <w:rPr>
                <w:rFonts w:ascii="Tele-GroteskNor" w:hAnsi="Tele-GroteskNor"/>
                <w:lang w:val="en-GB"/>
              </w:rPr>
              <w:t>Paper or electronic</w:t>
            </w:r>
          </w:p>
        </w:tc>
        <w:tc>
          <w:tcPr>
            <w:tcW w:w="2352" w:type="dxa"/>
          </w:tcPr>
          <w:p w14:paraId="6984C547" w14:textId="77777777" w:rsidR="004E707D" w:rsidRPr="002C49DD" w:rsidRDefault="004E707D" w:rsidP="006B3B3B">
            <w:pPr>
              <w:rPr>
                <w:rFonts w:ascii="Tele-GroteskNor" w:hAnsi="Tele-GroteskNor"/>
                <w:lang w:val="en-GB"/>
              </w:rPr>
            </w:pPr>
            <w:r>
              <w:rPr>
                <w:rFonts w:ascii="Tele-GroteskNor" w:hAnsi="Tele-GroteskNor"/>
                <w:lang w:val="en-GB"/>
              </w:rPr>
              <w:t>General tax / accounting regulations</w:t>
            </w:r>
          </w:p>
        </w:tc>
      </w:tr>
      <w:tr w:rsidR="004E707D" w:rsidRPr="002C49DD" w14:paraId="6A9A9B77" w14:textId="77777777" w:rsidTr="13F5212B">
        <w:tc>
          <w:tcPr>
            <w:tcW w:w="2689" w:type="dxa"/>
          </w:tcPr>
          <w:p w14:paraId="4B079636" w14:textId="77777777" w:rsidR="004E707D" w:rsidRPr="002C49DD" w:rsidRDefault="004E707D" w:rsidP="006B3B3B">
            <w:pPr>
              <w:rPr>
                <w:rFonts w:ascii="Tele-GroteskNor" w:hAnsi="Tele-GroteskNor"/>
                <w:lang w:val="en-GB"/>
              </w:rPr>
            </w:pPr>
            <w:r>
              <w:rPr>
                <w:rFonts w:ascii="Tele-GroteskNor" w:hAnsi="Tele-GroteskNor"/>
                <w:lang w:val="en-GB"/>
              </w:rPr>
              <w:t>Credit cards receipt</w:t>
            </w:r>
          </w:p>
        </w:tc>
        <w:tc>
          <w:tcPr>
            <w:tcW w:w="2267" w:type="dxa"/>
          </w:tcPr>
          <w:p w14:paraId="7D1A6783" w14:textId="4594E76E" w:rsidR="004E707D" w:rsidRDefault="5CB06A4D" w:rsidP="006B3B3B">
            <w:pPr>
              <w:rPr>
                <w:rFonts w:ascii="Tele-GroteskNor" w:hAnsi="Tele-GroteskNor"/>
                <w:lang w:val="en-GB"/>
              </w:rPr>
            </w:pPr>
            <w:r w:rsidRPr="03E68CE8">
              <w:rPr>
                <w:rFonts w:ascii="Tele-GroteskNor" w:hAnsi="Tele-GroteskNor"/>
                <w:lang w:val="en-GB"/>
              </w:rPr>
              <w:t>10 years after end of calendar year of the invoice (i.e. ideally 11 years from invoice)</w:t>
            </w:r>
          </w:p>
        </w:tc>
        <w:tc>
          <w:tcPr>
            <w:tcW w:w="2610" w:type="dxa"/>
          </w:tcPr>
          <w:p w14:paraId="7901FAE2" w14:textId="77777777" w:rsidR="004E707D" w:rsidRPr="00930F4A" w:rsidRDefault="004E707D" w:rsidP="006B3B3B">
            <w:pPr>
              <w:rPr>
                <w:rFonts w:ascii="Tele-GroteskNor" w:hAnsi="Tele-GroteskNor"/>
                <w:lang w:val="en-GB"/>
              </w:rPr>
            </w:pPr>
            <w:r>
              <w:rPr>
                <w:rFonts w:ascii="Tele-GroteskNor" w:hAnsi="Tele-GroteskNor"/>
                <w:lang w:val="en-GB"/>
              </w:rPr>
              <w:t>Paper or electronic</w:t>
            </w:r>
          </w:p>
        </w:tc>
        <w:tc>
          <w:tcPr>
            <w:tcW w:w="2352" w:type="dxa"/>
          </w:tcPr>
          <w:p w14:paraId="5C029853" w14:textId="77777777" w:rsidR="004E707D" w:rsidRPr="002C49DD" w:rsidRDefault="004E707D" w:rsidP="006B3B3B">
            <w:pPr>
              <w:rPr>
                <w:rFonts w:ascii="Tele-GroteskNor" w:hAnsi="Tele-GroteskNor"/>
                <w:lang w:val="en-GB"/>
              </w:rPr>
            </w:pPr>
            <w:r>
              <w:rPr>
                <w:rFonts w:ascii="Tele-GroteskNor" w:hAnsi="Tele-GroteskNor"/>
                <w:lang w:val="en-GB"/>
              </w:rPr>
              <w:t>General tax / accounting regulations</w:t>
            </w:r>
          </w:p>
        </w:tc>
      </w:tr>
      <w:tr w:rsidR="004E707D" w:rsidRPr="002C49DD" w14:paraId="0A7FC6DE" w14:textId="77777777" w:rsidTr="13F5212B">
        <w:tc>
          <w:tcPr>
            <w:tcW w:w="2689" w:type="dxa"/>
          </w:tcPr>
          <w:p w14:paraId="0323C622" w14:textId="5DDF6529" w:rsidR="004E707D" w:rsidRPr="002C49DD" w:rsidRDefault="004E707D" w:rsidP="006B3B3B">
            <w:pPr>
              <w:rPr>
                <w:rFonts w:ascii="Tele-GroteskNor" w:hAnsi="Tele-GroteskNor"/>
                <w:lang w:val="en-GB"/>
              </w:rPr>
            </w:pPr>
            <w:r>
              <w:rPr>
                <w:rFonts w:ascii="Tele-GroteskNor" w:hAnsi="Tele-GroteskNor"/>
                <w:lang w:val="en-GB"/>
              </w:rPr>
              <w:t xml:space="preserve">Photos with consent </w:t>
            </w:r>
          </w:p>
        </w:tc>
        <w:tc>
          <w:tcPr>
            <w:tcW w:w="2267" w:type="dxa"/>
          </w:tcPr>
          <w:p w14:paraId="0E74BA81" w14:textId="77777777" w:rsidR="004E707D" w:rsidRDefault="004E707D" w:rsidP="006B3B3B">
            <w:pPr>
              <w:rPr>
                <w:rFonts w:ascii="Tele-GroteskNor" w:hAnsi="Tele-GroteskNor"/>
                <w:lang w:val="en-GB"/>
              </w:rPr>
            </w:pPr>
            <w:r>
              <w:rPr>
                <w:rFonts w:ascii="Tele-GroteskNor" w:hAnsi="Tele-GroteskNor"/>
                <w:lang w:val="en-GB"/>
              </w:rPr>
              <w:t>Until withdrawal</w:t>
            </w:r>
          </w:p>
        </w:tc>
        <w:tc>
          <w:tcPr>
            <w:tcW w:w="2610" w:type="dxa"/>
          </w:tcPr>
          <w:p w14:paraId="2F23AA87" w14:textId="77777777" w:rsidR="004E707D" w:rsidRPr="00930F4A" w:rsidRDefault="004E707D" w:rsidP="006B3B3B">
            <w:pPr>
              <w:rPr>
                <w:rFonts w:ascii="Tele-GroteskNor" w:hAnsi="Tele-GroteskNor"/>
                <w:lang w:val="en-GB"/>
              </w:rPr>
            </w:pPr>
            <w:r>
              <w:rPr>
                <w:rFonts w:ascii="Tele-GroteskNor" w:hAnsi="Tele-GroteskNor"/>
                <w:lang w:val="en-GB"/>
              </w:rPr>
              <w:t>Electronic</w:t>
            </w:r>
          </w:p>
        </w:tc>
        <w:tc>
          <w:tcPr>
            <w:tcW w:w="2352" w:type="dxa"/>
          </w:tcPr>
          <w:p w14:paraId="0651C85A" w14:textId="77777777" w:rsidR="004E707D" w:rsidRPr="002C49DD" w:rsidRDefault="004E707D" w:rsidP="006B3B3B">
            <w:pPr>
              <w:rPr>
                <w:rFonts w:ascii="Tele-GroteskNor" w:hAnsi="Tele-GroteskNor"/>
                <w:lang w:val="en-GB"/>
              </w:rPr>
            </w:pPr>
            <w:r>
              <w:rPr>
                <w:rFonts w:ascii="Tele-GroteskNor" w:hAnsi="Tele-GroteskNor"/>
                <w:lang w:val="en-GB"/>
              </w:rPr>
              <w:t>GDPR</w:t>
            </w:r>
          </w:p>
        </w:tc>
      </w:tr>
      <w:tr w:rsidR="0043721E" w:rsidRPr="002C49DD" w14:paraId="698C4C90" w14:textId="77777777" w:rsidTr="13F5212B">
        <w:tc>
          <w:tcPr>
            <w:tcW w:w="2689" w:type="dxa"/>
          </w:tcPr>
          <w:p w14:paraId="70FCE04C" w14:textId="77777777" w:rsidR="0043721E" w:rsidRPr="002C49DD" w:rsidRDefault="0043721E" w:rsidP="006B3B3B">
            <w:pPr>
              <w:rPr>
                <w:rFonts w:ascii="Tele-GroteskNor" w:hAnsi="Tele-GroteskNor"/>
                <w:lang w:val="en-GB"/>
              </w:rPr>
            </w:pPr>
            <w:bookmarkStart w:id="12" w:name="_Hlk56001558"/>
            <w:r>
              <w:rPr>
                <w:rFonts w:ascii="Tele-GroteskNor" w:hAnsi="Tele-GroteskNor"/>
                <w:lang w:val="en-GB"/>
              </w:rPr>
              <w:t>CCTV footage</w:t>
            </w:r>
          </w:p>
        </w:tc>
        <w:tc>
          <w:tcPr>
            <w:tcW w:w="2267" w:type="dxa"/>
          </w:tcPr>
          <w:p w14:paraId="3035C1A4" w14:textId="2F6C5808" w:rsidR="0043721E" w:rsidRDefault="0043721E" w:rsidP="006B3B3B">
            <w:pPr>
              <w:rPr>
                <w:rFonts w:ascii="Tele-GroteskNor" w:hAnsi="Tele-GroteskNor"/>
                <w:lang w:val="en-GB"/>
              </w:rPr>
            </w:pPr>
            <w:r>
              <w:rPr>
                <w:rFonts w:ascii="Tele-GroteskNor" w:hAnsi="Tele-GroteskNor"/>
                <w:lang w:val="en-GB"/>
              </w:rPr>
              <w:t xml:space="preserve">72 </w:t>
            </w:r>
            <w:r w:rsidR="00DD2524">
              <w:rPr>
                <w:rFonts w:ascii="Tele-GroteskNor" w:hAnsi="Tele-GroteskNor"/>
                <w:lang w:val="en-GB"/>
              </w:rPr>
              <w:t>hours</w:t>
            </w:r>
            <w:r>
              <w:rPr>
                <w:rFonts w:ascii="Tele-GroteskNor" w:hAnsi="Tele-GroteskNor"/>
                <w:lang w:val="en-GB"/>
              </w:rPr>
              <w:t xml:space="preserve"> </w:t>
            </w:r>
          </w:p>
        </w:tc>
        <w:tc>
          <w:tcPr>
            <w:tcW w:w="2610" w:type="dxa"/>
          </w:tcPr>
          <w:p w14:paraId="19527823" w14:textId="77777777" w:rsidR="0043721E" w:rsidRPr="00930F4A" w:rsidRDefault="0043721E" w:rsidP="006B3B3B">
            <w:pPr>
              <w:rPr>
                <w:rFonts w:ascii="Tele-GroteskNor" w:hAnsi="Tele-GroteskNor"/>
                <w:lang w:val="en-GB"/>
              </w:rPr>
            </w:pPr>
            <w:r>
              <w:rPr>
                <w:rFonts w:ascii="Tele-GroteskNor" w:hAnsi="Tele-GroteskNor"/>
                <w:lang w:val="en-GB"/>
              </w:rPr>
              <w:t>Electronic</w:t>
            </w:r>
          </w:p>
        </w:tc>
        <w:tc>
          <w:tcPr>
            <w:tcW w:w="2352" w:type="dxa"/>
          </w:tcPr>
          <w:p w14:paraId="0BD79C1A" w14:textId="342263F8" w:rsidR="0043721E" w:rsidRPr="002C49DD" w:rsidRDefault="0043721E" w:rsidP="006B3B3B">
            <w:pPr>
              <w:rPr>
                <w:rFonts w:ascii="Tele-GroteskNor" w:hAnsi="Tele-GroteskNor"/>
                <w:lang w:val="en-GB"/>
              </w:rPr>
            </w:pPr>
            <w:r>
              <w:rPr>
                <w:rFonts w:ascii="Tele-GroteskNor" w:hAnsi="Tele-GroteskNor"/>
                <w:lang w:val="en-GB"/>
              </w:rPr>
              <w:t>GDP</w:t>
            </w:r>
            <w:r w:rsidR="0021744A">
              <w:rPr>
                <w:rFonts w:ascii="Tele-GroteskNor" w:hAnsi="Tele-GroteskNor"/>
                <w:lang w:val="en-GB"/>
              </w:rPr>
              <w:t>R</w:t>
            </w:r>
            <w:r>
              <w:rPr>
                <w:rFonts w:ascii="Tele-GroteskNor" w:hAnsi="Tele-GroteskNor"/>
                <w:lang w:val="en-GB"/>
              </w:rPr>
              <w:t xml:space="preserve">; CCTV rules </w:t>
            </w:r>
          </w:p>
        </w:tc>
      </w:tr>
    </w:tbl>
    <w:p w14:paraId="5F9C7E14" w14:textId="197DEE20" w:rsidR="13F5212B" w:rsidRDefault="13F5212B">
      <w:r>
        <w:br w:type="page"/>
      </w:r>
    </w:p>
    <w:p w14:paraId="61A9A939" w14:textId="17AFD598" w:rsidR="00EF36D1" w:rsidRPr="00243C81" w:rsidRDefault="00EF36D1" w:rsidP="00EF36D1">
      <w:pPr>
        <w:rPr>
          <w:rStyle w:val="Heading1Char"/>
        </w:rPr>
      </w:pPr>
      <w:bookmarkStart w:id="13" w:name="_Hlk55999593"/>
      <w:bookmarkEnd w:id="12"/>
      <w:r w:rsidRPr="00243C81">
        <w:rPr>
          <w:rStyle w:val="Heading1Char"/>
        </w:rPr>
        <w:lastRenderedPageBreak/>
        <w:t xml:space="preserve">Retention </w:t>
      </w:r>
      <w:r w:rsidR="00F31D23">
        <w:rPr>
          <w:rStyle w:val="Heading1Char"/>
        </w:rPr>
        <w:t>periods</w:t>
      </w:r>
      <w:r w:rsidRPr="00243C81">
        <w:rPr>
          <w:rStyle w:val="Heading1Char"/>
        </w:rPr>
        <w:t xml:space="preserve"> – Norway</w:t>
      </w:r>
    </w:p>
    <w:tbl>
      <w:tblPr>
        <w:tblStyle w:val="TableGrid"/>
        <w:tblW w:w="9918" w:type="dxa"/>
        <w:tblLayout w:type="fixed"/>
        <w:tblLook w:val="04A0" w:firstRow="1" w:lastRow="0" w:firstColumn="1" w:lastColumn="0" w:noHBand="0" w:noVBand="1"/>
      </w:tblPr>
      <w:tblGrid>
        <w:gridCol w:w="2689"/>
        <w:gridCol w:w="2267"/>
        <w:gridCol w:w="2610"/>
        <w:gridCol w:w="2352"/>
      </w:tblGrid>
      <w:tr w:rsidR="00672540" w:rsidRPr="002C49DD" w14:paraId="525FFD66" w14:textId="77777777" w:rsidTr="13F5212B">
        <w:tc>
          <w:tcPr>
            <w:tcW w:w="9918" w:type="dxa"/>
            <w:gridSpan w:val="4"/>
            <w:shd w:val="clear" w:color="auto" w:fill="BFBFBF" w:themeFill="background1" w:themeFillShade="BF"/>
          </w:tcPr>
          <w:p w14:paraId="69613CA2" w14:textId="5BADD6D8" w:rsidR="00672540" w:rsidRPr="002C49DD" w:rsidRDefault="41D66077" w:rsidP="03E68CE8">
            <w:r w:rsidRPr="13F5212B">
              <w:rPr>
                <w:rFonts w:ascii="Tele-GroteskNor" w:hAnsi="Tele-GroteskNor"/>
                <w:b/>
                <w:bCs/>
                <w:sz w:val="24"/>
                <w:szCs w:val="24"/>
                <w:lang w:val="en-GB"/>
              </w:rPr>
              <w:t xml:space="preserve">HR data: </w:t>
            </w:r>
            <w:r w:rsidR="16B8EE2A" w:rsidRPr="13F5212B">
              <w:rPr>
                <w:rFonts w:ascii="Tele-GroteskNor" w:hAnsi="Tele-GroteskNor"/>
                <w:b/>
                <w:bCs/>
                <w:sz w:val="24"/>
                <w:szCs w:val="24"/>
                <w:lang w:val="en-GB"/>
              </w:rPr>
              <w:t>Employment records</w:t>
            </w:r>
          </w:p>
        </w:tc>
      </w:tr>
      <w:tr w:rsidR="00672540" w:rsidRPr="002C49DD" w14:paraId="746138DF" w14:textId="77777777" w:rsidTr="13F5212B">
        <w:tc>
          <w:tcPr>
            <w:tcW w:w="2689" w:type="dxa"/>
            <w:shd w:val="clear" w:color="auto" w:fill="BFBFBF" w:themeFill="background1" w:themeFillShade="BF"/>
          </w:tcPr>
          <w:p w14:paraId="47891722" w14:textId="77777777" w:rsidR="00672540" w:rsidRPr="002C49DD" w:rsidRDefault="00672540"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71494E76" w14:textId="77777777" w:rsidR="00672540" w:rsidRPr="002C49DD" w:rsidRDefault="00672540"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24540047" w14:textId="77777777" w:rsidR="00672540" w:rsidRPr="002C49DD" w:rsidRDefault="00672540"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459B5D90" w14:textId="77777777" w:rsidR="00672540" w:rsidRPr="002C49DD" w:rsidRDefault="00672540" w:rsidP="006B3B3B">
            <w:pPr>
              <w:rPr>
                <w:rFonts w:ascii="Tele-GroteskNor" w:hAnsi="Tele-GroteskNor"/>
                <w:b/>
                <w:sz w:val="24"/>
                <w:lang w:val="en-GB"/>
              </w:rPr>
            </w:pPr>
            <w:r w:rsidRPr="002C49DD">
              <w:rPr>
                <w:rFonts w:ascii="Tele-GroteskNor" w:hAnsi="Tele-GroteskNor"/>
                <w:b/>
                <w:sz w:val="24"/>
                <w:lang w:val="en-GB"/>
              </w:rPr>
              <w:t>Reference</w:t>
            </w:r>
          </w:p>
        </w:tc>
      </w:tr>
      <w:tr w:rsidR="00672540" w:rsidRPr="005F0C03" w14:paraId="6E3C25C4" w14:textId="77777777" w:rsidTr="13F5212B">
        <w:tc>
          <w:tcPr>
            <w:tcW w:w="2689" w:type="dxa"/>
          </w:tcPr>
          <w:p w14:paraId="50CFC1DD" w14:textId="77777777" w:rsidR="00672540" w:rsidRDefault="00672540" w:rsidP="006B3B3B">
            <w:pPr>
              <w:rPr>
                <w:rFonts w:ascii="Tele-GroteskNor" w:hAnsi="Tele-GroteskNor"/>
                <w:lang w:val="en-GB"/>
              </w:rPr>
            </w:pPr>
            <w:r>
              <w:rPr>
                <w:rFonts w:ascii="Tele-GroteskNor" w:hAnsi="Tele-GroteskNor"/>
                <w:lang w:val="en-GB"/>
              </w:rPr>
              <w:t>Unsuccessful job Applicant</w:t>
            </w:r>
          </w:p>
          <w:p w14:paraId="4D4D290E" w14:textId="77777777" w:rsidR="00672540" w:rsidRDefault="00672540" w:rsidP="00672540">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Contact details</w:t>
            </w:r>
          </w:p>
          <w:p w14:paraId="242CDBE6" w14:textId="77777777" w:rsidR="00672540" w:rsidRDefault="00672540" w:rsidP="00672540">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Application forms/letters</w:t>
            </w:r>
          </w:p>
          <w:p w14:paraId="67FCC9EA" w14:textId="77777777" w:rsidR="00672540" w:rsidRDefault="00672540" w:rsidP="00672540">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CVs</w:t>
            </w:r>
          </w:p>
          <w:p w14:paraId="67DAFB29" w14:textId="77777777" w:rsidR="00672540" w:rsidRDefault="00672540" w:rsidP="00672540">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Photo’s</w:t>
            </w:r>
          </w:p>
          <w:p w14:paraId="3F3D88BE" w14:textId="5829244B" w:rsidR="00672540" w:rsidRPr="00672540" w:rsidRDefault="00672540" w:rsidP="006B3B3B">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Interview notes</w:t>
            </w:r>
          </w:p>
        </w:tc>
        <w:tc>
          <w:tcPr>
            <w:tcW w:w="2267" w:type="dxa"/>
          </w:tcPr>
          <w:p w14:paraId="36B3C175" w14:textId="77777777" w:rsidR="00672540" w:rsidRDefault="00672540" w:rsidP="006B3B3B">
            <w:pPr>
              <w:rPr>
                <w:rFonts w:ascii="Tele-GroteskNor" w:hAnsi="Tele-GroteskNor"/>
                <w:lang w:val="en-GB"/>
              </w:rPr>
            </w:pPr>
            <w:r w:rsidRPr="360828EE">
              <w:rPr>
                <w:rFonts w:ascii="Tele-GroteskNor" w:hAnsi="Tele-GroteskNor"/>
                <w:lang w:val="en-GB"/>
              </w:rPr>
              <w:t>Retain until conclusion of hiring process</w:t>
            </w:r>
          </w:p>
          <w:p w14:paraId="29117694" w14:textId="77777777" w:rsidR="00672540" w:rsidRPr="000718D4" w:rsidRDefault="00672540" w:rsidP="006B3B3B">
            <w:pPr>
              <w:rPr>
                <w:rFonts w:ascii="Tele-GroteskNor" w:hAnsi="Tele-GroteskNor"/>
                <w:lang w:val="en-GB"/>
              </w:rPr>
            </w:pPr>
            <w:r w:rsidRPr="360828EE">
              <w:rPr>
                <w:rFonts w:ascii="Tele-GroteskNor" w:hAnsi="Tele-GroteskNor"/>
                <w:lang w:val="en-GB"/>
              </w:rPr>
              <w:t xml:space="preserve">or </w:t>
            </w:r>
            <w:r w:rsidRPr="00BB1FCC">
              <w:rPr>
                <w:lang w:val="en-US"/>
              </w:rPr>
              <w:br/>
            </w:r>
            <w:r w:rsidRPr="360828EE">
              <w:rPr>
                <w:rFonts w:ascii="Tele-GroteskNor" w:hAnsi="Tele-GroteskNor"/>
                <w:lang w:val="en-GB"/>
              </w:rPr>
              <w:t xml:space="preserve">1-3 years (if </w:t>
            </w:r>
            <w:r>
              <w:rPr>
                <w:rFonts w:ascii="Tele-GroteskNor" w:hAnsi="Tele-GroteskNor"/>
                <w:lang w:val="en-GB"/>
              </w:rPr>
              <w:t xml:space="preserve">valid </w:t>
            </w:r>
            <w:r w:rsidRPr="360828EE">
              <w:rPr>
                <w:rFonts w:ascii="Tele-GroteskNor" w:hAnsi="Tele-GroteskNor"/>
                <w:lang w:val="en-GB"/>
              </w:rPr>
              <w:t xml:space="preserve">consent is obtained) </w:t>
            </w:r>
          </w:p>
          <w:p w14:paraId="1DFED3C6" w14:textId="77777777" w:rsidR="00672540" w:rsidRDefault="00672540" w:rsidP="006B3B3B">
            <w:pPr>
              <w:rPr>
                <w:rFonts w:ascii="Tele-GroteskNor" w:hAnsi="Tele-GroteskNor"/>
                <w:lang w:val="en-GB"/>
              </w:rPr>
            </w:pPr>
          </w:p>
          <w:p w14:paraId="540F1BC2" w14:textId="77777777" w:rsidR="00672540" w:rsidRPr="002C49DD" w:rsidRDefault="00672540" w:rsidP="006B3B3B">
            <w:pPr>
              <w:rPr>
                <w:rFonts w:ascii="Tele-GroteskNor" w:hAnsi="Tele-GroteskNor"/>
                <w:lang w:val="en-GB"/>
              </w:rPr>
            </w:pPr>
          </w:p>
        </w:tc>
        <w:tc>
          <w:tcPr>
            <w:tcW w:w="2610" w:type="dxa"/>
          </w:tcPr>
          <w:p w14:paraId="62A8D098" w14:textId="77777777" w:rsidR="00672540" w:rsidRPr="002C49DD" w:rsidRDefault="00672540" w:rsidP="006B3B3B">
            <w:pPr>
              <w:rPr>
                <w:rFonts w:ascii="Tele-GroteskNor" w:hAnsi="Tele-GroteskNor"/>
                <w:lang w:val="en-GB"/>
              </w:rPr>
            </w:pPr>
            <w:r>
              <w:rPr>
                <w:rFonts w:ascii="Tele-GroteskNor" w:hAnsi="Tele-GroteskNor"/>
                <w:lang w:val="en-GB"/>
              </w:rPr>
              <w:t>Paper or electronic</w:t>
            </w:r>
          </w:p>
        </w:tc>
        <w:tc>
          <w:tcPr>
            <w:tcW w:w="2352" w:type="dxa"/>
          </w:tcPr>
          <w:p w14:paraId="01573F60" w14:textId="77777777" w:rsidR="00672540" w:rsidRDefault="00672540" w:rsidP="006B3B3B">
            <w:pPr>
              <w:rPr>
                <w:rFonts w:ascii="Tele-GroteskNor" w:hAnsi="Tele-GroteskNor"/>
                <w:lang w:val="en-GB"/>
              </w:rPr>
            </w:pPr>
            <w:r>
              <w:rPr>
                <w:rFonts w:ascii="Tele-GroteskNor" w:hAnsi="Tele-GroteskNor"/>
                <w:lang w:val="en-GB"/>
              </w:rPr>
              <w:t>GDPR article 6(1)(b)</w:t>
            </w:r>
            <w:r>
              <w:rPr>
                <w:rFonts w:ascii="Tele-GroteskNor" w:hAnsi="Tele-GroteskNor"/>
                <w:lang w:val="en-GB"/>
              </w:rPr>
              <w:br/>
              <w:t>or if consent is obtained</w:t>
            </w:r>
          </w:p>
          <w:p w14:paraId="0B26E56C" w14:textId="77777777" w:rsidR="00672540" w:rsidRPr="002C49DD" w:rsidRDefault="00672540" w:rsidP="006B3B3B">
            <w:pPr>
              <w:rPr>
                <w:rFonts w:ascii="Tele-GroteskNor" w:hAnsi="Tele-GroteskNor"/>
                <w:lang w:val="en-GB"/>
              </w:rPr>
            </w:pPr>
            <w:r>
              <w:rPr>
                <w:rFonts w:ascii="Tele-GroteskNor" w:hAnsi="Tele-GroteskNor"/>
                <w:lang w:val="en-GB"/>
              </w:rPr>
              <w:t>GDPR article 6(1)(a)</w:t>
            </w:r>
          </w:p>
        </w:tc>
      </w:tr>
      <w:tr w:rsidR="00672540" w:rsidRPr="005F0C03" w14:paraId="47855C97" w14:textId="77777777" w:rsidTr="13F5212B">
        <w:tc>
          <w:tcPr>
            <w:tcW w:w="2689" w:type="dxa"/>
          </w:tcPr>
          <w:p w14:paraId="1481CB20" w14:textId="77777777" w:rsidR="00672540" w:rsidRDefault="00672540" w:rsidP="006B3B3B">
            <w:pPr>
              <w:rPr>
                <w:rFonts w:ascii="Tele-GroteskNor" w:hAnsi="Tele-GroteskNor"/>
                <w:lang w:val="en-GB"/>
              </w:rPr>
            </w:pPr>
            <w:r w:rsidRPr="002C4855">
              <w:rPr>
                <w:rFonts w:ascii="Tele-GroteskNor" w:hAnsi="Tele-GroteskNor"/>
                <w:lang w:val="en-GB"/>
              </w:rPr>
              <w:t>Successful Candidates</w:t>
            </w:r>
          </w:p>
          <w:p w14:paraId="525A50AF" w14:textId="77777777" w:rsidR="00672540" w:rsidRDefault="00672540" w:rsidP="00672540">
            <w:pPr>
              <w:pStyle w:val="ListParagraph"/>
              <w:numPr>
                <w:ilvl w:val="0"/>
                <w:numId w:val="4"/>
              </w:numPr>
              <w:spacing w:before="0" w:after="0" w:line="240" w:lineRule="auto"/>
              <w:ind w:left="502"/>
              <w:rPr>
                <w:rFonts w:ascii="Tele-GroteskNor" w:hAnsi="Tele-GroteskNor"/>
                <w:szCs w:val="22"/>
                <w:lang w:val="en-GB"/>
              </w:rPr>
            </w:pPr>
            <w:r>
              <w:rPr>
                <w:rFonts w:ascii="Tele-GroteskNor" w:hAnsi="Tele-GroteskNor"/>
                <w:szCs w:val="22"/>
                <w:lang w:val="en-GB"/>
              </w:rPr>
              <w:t>Application letters</w:t>
            </w:r>
          </w:p>
          <w:p w14:paraId="6DD61D0B" w14:textId="77777777" w:rsidR="00672540" w:rsidRDefault="00672540" w:rsidP="00672540">
            <w:pPr>
              <w:pStyle w:val="ListParagraph"/>
              <w:numPr>
                <w:ilvl w:val="0"/>
                <w:numId w:val="4"/>
              </w:numPr>
              <w:spacing w:before="0" w:after="0" w:line="240" w:lineRule="auto"/>
              <w:ind w:left="502"/>
              <w:rPr>
                <w:rFonts w:ascii="Tele-GroteskNor" w:hAnsi="Tele-GroteskNor"/>
                <w:szCs w:val="22"/>
                <w:lang w:val="en-GB"/>
              </w:rPr>
            </w:pPr>
            <w:r>
              <w:rPr>
                <w:rFonts w:ascii="Tele-GroteskNor" w:hAnsi="Tele-GroteskNor"/>
                <w:szCs w:val="22"/>
                <w:lang w:val="en-GB"/>
              </w:rPr>
              <w:t>Copies of training received</w:t>
            </w:r>
          </w:p>
          <w:p w14:paraId="4A25162C" w14:textId="77777777" w:rsidR="00672540" w:rsidRPr="002C4855" w:rsidRDefault="00672540" w:rsidP="00672540">
            <w:pPr>
              <w:pStyle w:val="ListParagraph"/>
              <w:numPr>
                <w:ilvl w:val="0"/>
                <w:numId w:val="4"/>
              </w:numPr>
              <w:spacing w:before="0" w:after="0" w:line="240" w:lineRule="auto"/>
              <w:ind w:left="502"/>
              <w:rPr>
                <w:rFonts w:ascii="Tele-GroteskNor" w:hAnsi="Tele-GroteskNor"/>
                <w:szCs w:val="22"/>
                <w:lang w:val="en-GB"/>
              </w:rPr>
            </w:pPr>
            <w:r>
              <w:rPr>
                <w:rFonts w:ascii="Tele-GroteskNor" w:hAnsi="Tele-GroteskNor"/>
                <w:szCs w:val="22"/>
                <w:lang w:val="en-GB"/>
              </w:rPr>
              <w:t xml:space="preserve">CV’s </w:t>
            </w:r>
          </w:p>
          <w:p w14:paraId="0BD07479" w14:textId="77777777" w:rsidR="00672540" w:rsidRPr="002C4855" w:rsidRDefault="00672540" w:rsidP="006B3B3B">
            <w:pPr>
              <w:rPr>
                <w:rFonts w:ascii="Tele-GroteskNor" w:hAnsi="Tele-GroteskNor"/>
                <w:lang w:val="en-GB"/>
              </w:rPr>
            </w:pPr>
            <w:r w:rsidRPr="002C4855">
              <w:rPr>
                <w:rFonts w:ascii="Tele-GroteskNor" w:hAnsi="Tele-GroteskNor"/>
                <w:lang w:val="en-GB"/>
              </w:rPr>
              <w:br/>
            </w:r>
          </w:p>
        </w:tc>
        <w:tc>
          <w:tcPr>
            <w:tcW w:w="2267" w:type="dxa"/>
          </w:tcPr>
          <w:p w14:paraId="4185C5C3" w14:textId="77777777" w:rsidR="00672540" w:rsidRPr="002C49DD" w:rsidRDefault="00672540" w:rsidP="006B3B3B">
            <w:pPr>
              <w:rPr>
                <w:rFonts w:ascii="Tele-GroteskNor" w:hAnsi="Tele-GroteskNor"/>
                <w:lang w:val="en-GB"/>
              </w:rPr>
            </w:pPr>
            <w:r>
              <w:rPr>
                <w:rFonts w:ascii="Tele-GroteskNor" w:hAnsi="Tele-GroteskNor"/>
                <w:lang w:val="en-GB"/>
              </w:rPr>
              <w:t>CV’s and copies of trainings received:</w:t>
            </w:r>
          </w:p>
          <w:p w14:paraId="4400AF4B" w14:textId="77777777" w:rsidR="00672540" w:rsidRDefault="00672540" w:rsidP="006B3B3B">
            <w:pPr>
              <w:rPr>
                <w:rFonts w:ascii="Tele-GroteskNor" w:hAnsi="Tele-GroteskNor"/>
                <w:lang w:val="en-GB"/>
              </w:rPr>
            </w:pPr>
            <w:r>
              <w:rPr>
                <w:rFonts w:ascii="Tele-GroteskNor" w:hAnsi="Tele-GroteskNor"/>
                <w:lang w:val="en-GB"/>
              </w:rPr>
              <w:t>D</w:t>
            </w:r>
            <w:r w:rsidRPr="001A12C2">
              <w:rPr>
                <w:rFonts w:ascii="Tele-GroteskNor" w:hAnsi="Tele-GroteskNor"/>
                <w:lang w:val="en-GB"/>
              </w:rPr>
              <w:t>eleted immediately, unless the termination of the employment was initiated by the employer. In the latter case the CV should be kept for at least 1 year</w:t>
            </w:r>
            <w:r>
              <w:rPr>
                <w:rFonts w:ascii="Tele-GroteskNor" w:hAnsi="Tele-GroteskNor"/>
                <w:lang w:val="en-GB"/>
              </w:rPr>
              <w:t>.</w:t>
            </w:r>
          </w:p>
          <w:p w14:paraId="06D75807" w14:textId="517355C0" w:rsidR="00672540" w:rsidRPr="002C49DD" w:rsidRDefault="00672540" w:rsidP="006B3B3B">
            <w:pPr>
              <w:rPr>
                <w:rFonts w:ascii="Tele-GroteskNor" w:hAnsi="Tele-GroteskNor"/>
                <w:lang w:val="en-GB"/>
              </w:rPr>
            </w:pPr>
            <w:r>
              <w:rPr>
                <w:rFonts w:ascii="Tele-GroteskNor" w:hAnsi="Tele-GroteskNor"/>
                <w:lang w:val="en-GB"/>
              </w:rPr>
              <w:t>Application letters: Deleted immediately when the trial period ceases.</w:t>
            </w:r>
          </w:p>
        </w:tc>
        <w:tc>
          <w:tcPr>
            <w:tcW w:w="2610" w:type="dxa"/>
          </w:tcPr>
          <w:p w14:paraId="0E58A777" w14:textId="77777777" w:rsidR="00672540" w:rsidRPr="002C49DD" w:rsidRDefault="00672540" w:rsidP="006B3B3B">
            <w:pPr>
              <w:rPr>
                <w:rFonts w:ascii="Tele-GroteskNor" w:hAnsi="Tele-GroteskNor"/>
                <w:lang w:val="en-GB"/>
              </w:rPr>
            </w:pPr>
            <w:r>
              <w:rPr>
                <w:rFonts w:ascii="Tele-GroteskNor" w:hAnsi="Tele-GroteskNor"/>
                <w:lang w:val="en-GB"/>
              </w:rPr>
              <w:t>Paper or electronic</w:t>
            </w:r>
          </w:p>
        </w:tc>
        <w:tc>
          <w:tcPr>
            <w:tcW w:w="2352" w:type="dxa"/>
          </w:tcPr>
          <w:p w14:paraId="7A1D2611" w14:textId="77777777" w:rsidR="00672540" w:rsidRDefault="00672540" w:rsidP="006B3B3B">
            <w:pPr>
              <w:rPr>
                <w:rFonts w:ascii="Tele-GroteskNor" w:hAnsi="Tele-GroteskNor"/>
                <w:lang w:val="en-GB"/>
              </w:rPr>
            </w:pPr>
            <w:r>
              <w:rPr>
                <w:rFonts w:ascii="Tele-GroteskNor" w:hAnsi="Tele-GroteskNor"/>
                <w:lang w:val="en-GB"/>
              </w:rPr>
              <w:t>GDPR article 6 (1)(f) legitimate interest:</w:t>
            </w:r>
            <w:r>
              <w:rPr>
                <w:rFonts w:ascii="Tele-GroteskNor" w:hAnsi="Tele-GroteskNor"/>
                <w:lang w:val="en-GB"/>
              </w:rPr>
              <w:br/>
              <w:t xml:space="preserve">- Knowing the competence of current employees </w:t>
            </w:r>
          </w:p>
          <w:p w14:paraId="4B4A4FF6" w14:textId="77777777" w:rsidR="00672540" w:rsidRDefault="00672540" w:rsidP="006B3B3B">
            <w:pPr>
              <w:rPr>
                <w:rFonts w:ascii="Tele-GroteskNor" w:hAnsi="Tele-GroteskNor"/>
                <w:lang w:val="en-GB"/>
              </w:rPr>
            </w:pPr>
            <w:r>
              <w:rPr>
                <w:rFonts w:ascii="Tele-GroteskNor" w:hAnsi="Tele-GroteskNor"/>
                <w:lang w:val="en-GB"/>
              </w:rPr>
              <w:t>- Securing against possible legal claims</w:t>
            </w:r>
          </w:p>
          <w:p w14:paraId="7CEA7EE2" w14:textId="77777777" w:rsidR="00672540" w:rsidRDefault="00672540" w:rsidP="006B3B3B">
            <w:pPr>
              <w:rPr>
                <w:rFonts w:ascii="Tele-GroteskNor" w:hAnsi="Tele-GroteskNor"/>
                <w:lang w:val="en-GB"/>
              </w:rPr>
            </w:pPr>
          </w:p>
          <w:p w14:paraId="4B12A13B" w14:textId="77777777" w:rsidR="00672540" w:rsidRDefault="00672540" w:rsidP="006B3B3B">
            <w:pPr>
              <w:rPr>
                <w:rFonts w:ascii="Tele-GroteskNor" w:hAnsi="Tele-GroteskNor"/>
                <w:lang w:val="en-GB"/>
              </w:rPr>
            </w:pPr>
          </w:p>
          <w:p w14:paraId="24C03B76" w14:textId="77777777" w:rsidR="00672540" w:rsidRDefault="00672540" w:rsidP="006B3B3B">
            <w:pPr>
              <w:rPr>
                <w:rFonts w:ascii="Tele-GroteskNor" w:hAnsi="Tele-GroteskNor"/>
                <w:lang w:val="en-GB"/>
              </w:rPr>
            </w:pPr>
          </w:p>
          <w:p w14:paraId="7DB5EE56" w14:textId="77777777" w:rsidR="00672540" w:rsidRPr="002C49DD" w:rsidRDefault="00672540" w:rsidP="006B3B3B">
            <w:pPr>
              <w:rPr>
                <w:rFonts w:ascii="Tele-GroteskNor" w:hAnsi="Tele-GroteskNor"/>
                <w:lang w:val="en-GB"/>
              </w:rPr>
            </w:pPr>
          </w:p>
        </w:tc>
      </w:tr>
      <w:tr w:rsidR="00672540" w:rsidRPr="005F0C03" w14:paraId="6C277972" w14:textId="77777777" w:rsidTr="13F5212B">
        <w:tc>
          <w:tcPr>
            <w:tcW w:w="2689" w:type="dxa"/>
          </w:tcPr>
          <w:p w14:paraId="623DF6BA" w14:textId="77777777" w:rsidR="00672540" w:rsidRDefault="00672540" w:rsidP="006B3B3B">
            <w:pPr>
              <w:rPr>
                <w:rFonts w:ascii="Tele-GroteskNor" w:hAnsi="Tele-GroteskNor"/>
                <w:lang w:val="en-GB"/>
              </w:rPr>
            </w:pPr>
            <w:r>
              <w:rPr>
                <w:rFonts w:ascii="Tele-GroteskNor" w:hAnsi="Tele-GroteskNor"/>
                <w:lang w:val="en-GB"/>
              </w:rPr>
              <w:t>Employment contracts</w:t>
            </w:r>
            <w:r>
              <w:rPr>
                <w:rFonts w:ascii="Tele-GroteskNor" w:hAnsi="Tele-GroteskNor"/>
                <w:lang w:val="en-GB"/>
              </w:rPr>
              <w:br/>
              <w:t xml:space="preserve">, including: </w:t>
            </w:r>
          </w:p>
          <w:p w14:paraId="7E2F30A8" w14:textId="77777777" w:rsidR="00672540" w:rsidRDefault="00672540" w:rsidP="00672540">
            <w:pPr>
              <w:pStyle w:val="ListParagraph"/>
              <w:numPr>
                <w:ilvl w:val="0"/>
                <w:numId w:val="4"/>
              </w:numPr>
              <w:spacing w:before="0" w:after="0" w:line="240" w:lineRule="auto"/>
              <w:ind w:left="502"/>
              <w:rPr>
                <w:rFonts w:ascii="Tele-GroteskNor" w:hAnsi="Tele-GroteskNor"/>
                <w:szCs w:val="22"/>
                <w:lang w:val="en-GB"/>
              </w:rPr>
            </w:pPr>
            <w:r>
              <w:rPr>
                <w:rFonts w:ascii="Tele-GroteskNor" w:hAnsi="Tele-GroteskNor"/>
                <w:szCs w:val="22"/>
                <w:lang w:val="en-GB"/>
              </w:rPr>
              <w:t>Changes to terms and conditions</w:t>
            </w:r>
          </w:p>
          <w:p w14:paraId="736A9D3B" w14:textId="77777777" w:rsidR="00672540" w:rsidRDefault="00672540" w:rsidP="00672540">
            <w:pPr>
              <w:pStyle w:val="ListParagraph"/>
              <w:numPr>
                <w:ilvl w:val="0"/>
                <w:numId w:val="4"/>
              </w:numPr>
              <w:spacing w:before="0" w:after="0" w:line="240" w:lineRule="auto"/>
              <w:ind w:left="502"/>
              <w:rPr>
                <w:rFonts w:ascii="Tele-GroteskNor" w:hAnsi="Tele-GroteskNor"/>
                <w:szCs w:val="22"/>
                <w:lang w:val="en-GB"/>
              </w:rPr>
            </w:pPr>
            <w:r>
              <w:rPr>
                <w:rFonts w:ascii="Tele-GroteskNor" w:hAnsi="Tele-GroteskNor"/>
                <w:szCs w:val="22"/>
                <w:lang w:val="en-GB"/>
              </w:rPr>
              <w:t>P</w:t>
            </w:r>
            <w:r w:rsidRPr="00787963">
              <w:rPr>
                <w:rFonts w:ascii="Tele-GroteskNor" w:hAnsi="Tele-GroteskNor"/>
                <w:szCs w:val="22"/>
                <w:lang w:val="en-GB"/>
              </w:rPr>
              <w:t>erson</w:t>
            </w:r>
            <w:r>
              <w:rPr>
                <w:rFonts w:ascii="Tele-GroteskNor" w:hAnsi="Tele-GroteskNor"/>
                <w:szCs w:val="22"/>
                <w:lang w:val="en-GB"/>
              </w:rPr>
              <w:t>al development records</w:t>
            </w:r>
          </w:p>
          <w:p w14:paraId="5C1ED88B" w14:textId="77777777" w:rsidR="00672540" w:rsidRDefault="00672540" w:rsidP="00672540">
            <w:pPr>
              <w:pStyle w:val="ListParagraph"/>
              <w:numPr>
                <w:ilvl w:val="0"/>
                <w:numId w:val="4"/>
              </w:numPr>
              <w:spacing w:before="0" w:after="0" w:line="240" w:lineRule="auto"/>
              <w:ind w:left="502"/>
              <w:rPr>
                <w:rFonts w:ascii="Tele-GroteskNor" w:hAnsi="Tele-GroteskNor"/>
                <w:szCs w:val="22"/>
                <w:lang w:val="en-GB"/>
              </w:rPr>
            </w:pPr>
            <w:r>
              <w:rPr>
                <w:rFonts w:ascii="Tele-GroteskNor" w:hAnsi="Tele-GroteskNor"/>
                <w:szCs w:val="22"/>
                <w:lang w:val="en-GB"/>
              </w:rPr>
              <w:t>Training records</w:t>
            </w:r>
          </w:p>
          <w:p w14:paraId="26662CEE" w14:textId="77777777" w:rsidR="00672540" w:rsidRPr="00787963" w:rsidRDefault="00672540" w:rsidP="00672540">
            <w:pPr>
              <w:pStyle w:val="ListParagraph"/>
              <w:numPr>
                <w:ilvl w:val="0"/>
                <w:numId w:val="4"/>
              </w:numPr>
              <w:spacing w:before="0" w:after="0" w:line="240" w:lineRule="auto"/>
              <w:ind w:left="502"/>
              <w:rPr>
                <w:rFonts w:ascii="Tele-GroteskNor" w:hAnsi="Tele-GroteskNor"/>
                <w:szCs w:val="22"/>
                <w:lang w:val="en-GB"/>
              </w:rPr>
            </w:pPr>
            <w:r>
              <w:rPr>
                <w:rFonts w:ascii="Tele-GroteskNor" w:hAnsi="Tele-GroteskNor"/>
                <w:szCs w:val="22"/>
                <w:lang w:val="en-GB"/>
              </w:rPr>
              <w:t>Promotions and demotions</w:t>
            </w:r>
          </w:p>
          <w:p w14:paraId="38D67789" w14:textId="2F325483" w:rsidR="00672540" w:rsidRPr="002C49DD" w:rsidRDefault="6F40B62B" w:rsidP="006B3B3B">
            <w:pPr>
              <w:rPr>
                <w:rFonts w:ascii="Tele-GroteskNor" w:hAnsi="Tele-GroteskNor"/>
                <w:lang w:val="en-GB"/>
              </w:rPr>
            </w:pPr>
            <w:r w:rsidRPr="03E68CE8">
              <w:rPr>
                <w:rFonts w:ascii="Tele-GroteskNor" w:hAnsi="Tele-GroteskNor"/>
                <w:lang w:val="en-GB"/>
              </w:rPr>
              <w:t>(also applicable for temporary workers)</w:t>
            </w:r>
          </w:p>
        </w:tc>
        <w:tc>
          <w:tcPr>
            <w:tcW w:w="2267" w:type="dxa"/>
          </w:tcPr>
          <w:p w14:paraId="16B48AC7" w14:textId="77777777" w:rsidR="00672540" w:rsidRDefault="00672540" w:rsidP="006B3B3B">
            <w:pPr>
              <w:rPr>
                <w:rFonts w:ascii="Tele-GroteskNor" w:hAnsi="Tele-GroteskNor"/>
                <w:lang w:val="en-GB"/>
              </w:rPr>
            </w:pPr>
            <w:r>
              <w:rPr>
                <w:rFonts w:ascii="Tele-GroteskNor" w:hAnsi="Tele-GroteskNor"/>
                <w:lang w:val="en-GB"/>
              </w:rPr>
              <w:t xml:space="preserve">Contracts: </w:t>
            </w:r>
            <w:r>
              <w:rPr>
                <w:rFonts w:ascii="Tele-GroteskNor" w:hAnsi="Tele-GroteskNor"/>
                <w:lang w:val="en-GB"/>
              </w:rPr>
              <w:br/>
            </w:r>
            <w:r w:rsidRPr="2AF61193">
              <w:rPr>
                <w:rFonts w:ascii="Tele-GroteskNor" w:hAnsi="Tele-GroteskNor"/>
                <w:lang w:val="en-GB"/>
              </w:rPr>
              <w:t>Minimum</w:t>
            </w:r>
            <w:r>
              <w:rPr>
                <w:rFonts w:ascii="Tele-GroteskNor" w:hAnsi="Tele-GroteskNor"/>
                <w:lang w:val="en-GB"/>
              </w:rPr>
              <w:t xml:space="preserve"> 5</w:t>
            </w:r>
            <w:r w:rsidRPr="2AF61193">
              <w:rPr>
                <w:rFonts w:ascii="Tele-GroteskNor" w:hAnsi="Tele-GroteskNor"/>
                <w:lang w:val="en-GB"/>
              </w:rPr>
              <w:t xml:space="preserve"> years after employment ceases</w:t>
            </w:r>
          </w:p>
          <w:p w14:paraId="273CBD20" w14:textId="77777777" w:rsidR="00672540" w:rsidRDefault="00672540" w:rsidP="006B3B3B">
            <w:pPr>
              <w:rPr>
                <w:rFonts w:ascii="Tele-GroteskNor" w:hAnsi="Tele-GroteskNor"/>
                <w:lang w:val="en-GB"/>
              </w:rPr>
            </w:pPr>
          </w:p>
          <w:p w14:paraId="60303D61" w14:textId="77777777" w:rsidR="00672540" w:rsidRPr="0078280D" w:rsidRDefault="00672540" w:rsidP="006B3B3B">
            <w:pPr>
              <w:rPr>
                <w:rFonts w:ascii="Tele-GroteskNor" w:hAnsi="Tele-GroteskNor"/>
                <w:lang w:val="en-GB"/>
              </w:rPr>
            </w:pPr>
            <w:r w:rsidRPr="0078280D">
              <w:rPr>
                <w:rFonts w:ascii="Tele-GroteskNor" w:hAnsi="Tele-GroteskNor"/>
                <w:lang w:val="en-GB"/>
              </w:rPr>
              <w:t>Personal development records</w:t>
            </w:r>
            <w:r>
              <w:rPr>
                <w:rFonts w:ascii="Tele-GroteskNor" w:hAnsi="Tele-GroteskNor"/>
                <w:lang w:val="en-GB"/>
              </w:rPr>
              <w:t xml:space="preserve"> and training records:</w:t>
            </w:r>
          </w:p>
          <w:p w14:paraId="2CC2B43D" w14:textId="105DD5E3" w:rsidR="00672540" w:rsidRPr="00E00AF5" w:rsidRDefault="00672540" w:rsidP="00672540">
            <w:pPr>
              <w:rPr>
                <w:rFonts w:ascii="Tele-GroteskNor" w:hAnsi="Tele-GroteskNor"/>
                <w:lang w:val="en-GB"/>
              </w:rPr>
            </w:pPr>
            <w:r>
              <w:rPr>
                <w:rFonts w:ascii="Tele-GroteskNor" w:hAnsi="Tele-GroteskNor"/>
                <w:lang w:val="en-GB"/>
              </w:rPr>
              <w:t>Deleted immediately when employment ceases, unless the termination was initiated by the employer, in which case it is kept for at least 6 months after termination or for the length of statute of limitations.</w:t>
            </w:r>
          </w:p>
        </w:tc>
        <w:tc>
          <w:tcPr>
            <w:tcW w:w="2610" w:type="dxa"/>
          </w:tcPr>
          <w:p w14:paraId="44894DB2" w14:textId="77777777" w:rsidR="00672540" w:rsidRPr="002C49DD" w:rsidRDefault="00672540" w:rsidP="006B3B3B">
            <w:pPr>
              <w:rPr>
                <w:rFonts w:ascii="Tele-GroteskNor" w:hAnsi="Tele-GroteskNor"/>
                <w:lang w:val="en-GB"/>
              </w:rPr>
            </w:pPr>
            <w:r>
              <w:rPr>
                <w:rFonts w:ascii="Tele-GroteskNor" w:hAnsi="Tele-GroteskNor"/>
                <w:lang w:val="en-GB"/>
              </w:rPr>
              <w:t>Paper or electronic</w:t>
            </w:r>
          </w:p>
        </w:tc>
        <w:tc>
          <w:tcPr>
            <w:tcW w:w="2352" w:type="dxa"/>
          </w:tcPr>
          <w:p w14:paraId="62766EB8" w14:textId="77777777" w:rsidR="00672540" w:rsidRDefault="00672540" w:rsidP="006B3B3B">
            <w:pPr>
              <w:rPr>
                <w:rFonts w:ascii="Tele-GroteskNor" w:hAnsi="Tele-GroteskNor"/>
                <w:lang w:val="en-GB"/>
              </w:rPr>
            </w:pPr>
            <w:r>
              <w:rPr>
                <w:rFonts w:ascii="Tele-GroteskNor" w:hAnsi="Tele-GroteskNor"/>
                <w:lang w:val="en-US"/>
              </w:rPr>
              <w:t xml:space="preserve">Contracts: </w:t>
            </w:r>
            <w:r>
              <w:rPr>
                <w:rFonts w:ascii="Tele-GroteskNor" w:hAnsi="Tele-GroteskNor"/>
                <w:lang w:val="en-US"/>
              </w:rPr>
              <w:br/>
            </w:r>
            <w:r w:rsidRPr="00296308">
              <w:rPr>
                <w:rFonts w:ascii="Tele-GroteskNor" w:hAnsi="Tele-GroteskNor"/>
                <w:lang w:val="en-US"/>
              </w:rPr>
              <w:t xml:space="preserve">GDPR article 6 </w:t>
            </w:r>
            <w:r>
              <w:rPr>
                <w:rFonts w:ascii="Tele-GroteskNor" w:hAnsi="Tele-GroteskNor"/>
                <w:lang w:val="en-US"/>
              </w:rPr>
              <w:t>(</w:t>
            </w:r>
            <w:r w:rsidRPr="00296308">
              <w:rPr>
                <w:rFonts w:ascii="Tele-GroteskNor" w:hAnsi="Tele-GroteskNor"/>
                <w:lang w:val="en-US"/>
              </w:rPr>
              <w:t>1</w:t>
            </w:r>
            <w:r>
              <w:rPr>
                <w:rFonts w:ascii="Tele-GroteskNor" w:hAnsi="Tele-GroteskNor"/>
                <w:lang w:val="en-US"/>
              </w:rPr>
              <w:t>)(c</w:t>
            </w:r>
            <w:r w:rsidRPr="00296308">
              <w:rPr>
                <w:rFonts w:ascii="Tele-GroteskNor" w:hAnsi="Tele-GroteskNor"/>
                <w:lang w:val="en-US"/>
              </w:rPr>
              <w:t>)</w:t>
            </w:r>
          </w:p>
          <w:p w14:paraId="74826680" w14:textId="77777777" w:rsidR="00672540" w:rsidRDefault="00672540" w:rsidP="006B3B3B">
            <w:pPr>
              <w:rPr>
                <w:rFonts w:ascii="Tele-GroteskNor" w:hAnsi="Tele-GroteskNor"/>
                <w:lang w:val="en-GB"/>
              </w:rPr>
            </w:pPr>
            <w:r>
              <w:rPr>
                <w:rFonts w:ascii="Tele-GroteskNor" w:hAnsi="Tele-GroteskNor"/>
                <w:lang w:val="en-GB"/>
              </w:rPr>
              <w:t>Bookkeeping act § 13</w:t>
            </w:r>
          </w:p>
          <w:p w14:paraId="49A33EA6" w14:textId="77777777" w:rsidR="00672540" w:rsidRDefault="00672540" w:rsidP="006B3B3B">
            <w:pPr>
              <w:rPr>
                <w:rFonts w:ascii="Tele-GroteskNor" w:hAnsi="Tele-GroteskNor"/>
                <w:lang w:val="en-GB"/>
              </w:rPr>
            </w:pPr>
          </w:p>
          <w:p w14:paraId="16A753C7" w14:textId="77777777" w:rsidR="00672540" w:rsidRDefault="00672540" w:rsidP="006B3B3B">
            <w:pPr>
              <w:rPr>
                <w:rFonts w:ascii="Tele-GroteskNor" w:hAnsi="Tele-GroteskNor"/>
                <w:lang w:val="en-GB"/>
              </w:rPr>
            </w:pPr>
            <w:r>
              <w:rPr>
                <w:rFonts w:ascii="Tele-GroteskNor" w:hAnsi="Tele-GroteskNor"/>
                <w:lang w:val="en-GB"/>
              </w:rPr>
              <w:t>Personal development records:</w:t>
            </w:r>
          </w:p>
          <w:p w14:paraId="2C45BB3B" w14:textId="77777777" w:rsidR="00672540" w:rsidRDefault="00672540" w:rsidP="006B3B3B">
            <w:pPr>
              <w:rPr>
                <w:rFonts w:ascii="Tele-GroteskNor" w:hAnsi="Tele-GroteskNor"/>
                <w:lang w:val="en-GB"/>
              </w:rPr>
            </w:pPr>
            <w:r>
              <w:rPr>
                <w:rFonts w:ascii="Tele-GroteskNor" w:hAnsi="Tele-GroteskNor"/>
                <w:lang w:val="en-GB"/>
              </w:rPr>
              <w:t>GDPR article 6(1)(f)</w:t>
            </w:r>
          </w:p>
          <w:p w14:paraId="0A2C9A48" w14:textId="77777777" w:rsidR="00672540" w:rsidRPr="002C49DD" w:rsidRDefault="00672540" w:rsidP="006B3B3B">
            <w:pPr>
              <w:rPr>
                <w:rFonts w:ascii="Tele-GroteskNor" w:hAnsi="Tele-GroteskNor"/>
                <w:lang w:val="en-GB"/>
              </w:rPr>
            </w:pPr>
            <w:r>
              <w:rPr>
                <w:rFonts w:ascii="Tele-GroteskNor" w:hAnsi="Tele-GroteskNor"/>
                <w:lang w:val="en-GB"/>
              </w:rPr>
              <w:t>Legitimate interest: -Securing against possible legal claims</w:t>
            </w:r>
          </w:p>
        </w:tc>
      </w:tr>
      <w:tr w:rsidR="00672540" w:rsidRPr="005F0C03" w14:paraId="659A4BE2" w14:textId="77777777" w:rsidTr="13F5212B">
        <w:tc>
          <w:tcPr>
            <w:tcW w:w="2689" w:type="dxa"/>
          </w:tcPr>
          <w:p w14:paraId="416AFA95" w14:textId="77777777" w:rsidR="00672540" w:rsidRDefault="00672540" w:rsidP="006B3B3B">
            <w:pPr>
              <w:rPr>
                <w:rFonts w:ascii="Tele-GroteskNor" w:hAnsi="Tele-GroteskNor"/>
                <w:lang w:val="en-GB"/>
              </w:rPr>
            </w:pPr>
            <w:r>
              <w:rPr>
                <w:rFonts w:ascii="Tele-GroteskNor" w:hAnsi="Tele-GroteskNor"/>
                <w:lang w:val="en-GB"/>
              </w:rPr>
              <w:t>Accident records</w:t>
            </w:r>
          </w:p>
        </w:tc>
        <w:tc>
          <w:tcPr>
            <w:tcW w:w="2267" w:type="dxa"/>
          </w:tcPr>
          <w:p w14:paraId="401BFCD2" w14:textId="77777777" w:rsidR="00672540" w:rsidRDefault="00672540" w:rsidP="006B3B3B">
            <w:pPr>
              <w:rPr>
                <w:rFonts w:ascii="Tele-GroteskNor" w:hAnsi="Tele-GroteskNor"/>
                <w:lang w:val="en-GB"/>
              </w:rPr>
            </w:pPr>
            <w:r>
              <w:rPr>
                <w:rFonts w:ascii="Tele-GroteskNor" w:hAnsi="Tele-GroteskNor"/>
                <w:lang w:val="en-GB"/>
              </w:rPr>
              <w:t>6 years after last event</w:t>
            </w:r>
          </w:p>
          <w:p w14:paraId="0CBEE433" w14:textId="77777777" w:rsidR="00672540" w:rsidRDefault="00672540" w:rsidP="006B3B3B">
            <w:pPr>
              <w:rPr>
                <w:rFonts w:ascii="Tele-GroteskNor" w:hAnsi="Tele-GroteskNor"/>
                <w:lang w:val="en-GB"/>
              </w:rPr>
            </w:pPr>
            <w:r>
              <w:rPr>
                <w:rFonts w:ascii="Tele-GroteskNor" w:hAnsi="Tele-GroteskNor"/>
                <w:lang w:val="en-GB"/>
              </w:rPr>
              <w:br/>
              <w:t xml:space="preserve">Consent is needed if health-data or other data of personal character is recorded according to the </w:t>
            </w:r>
            <w:r>
              <w:rPr>
                <w:rFonts w:ascii="Tele-GroteskNor" w:hAnsi="Tele-GroteskNor"/>
                <w:lang w:val="en-GB"/>
              </w:rPr>
              <w:lastRenderedPageBreak/>
              <w:t xml:space="preserve">Working environment act § 5-1(1, 2). </w:t>
            </w:r>
          </w:p>
        </w:tc>
        <w:tc>
          <w:tcPr>
            <w:tcW w:w="2610" w:type="dxa"/>
          </w:tcPr>
          <w:p w14:paraId="12453F30" w14:textId="77777777" w:rsidR="00672540" w:rsidRDefault="00672540" w:rsidP="006B3B3B">
            <w:pPr>
              <w:rPr>
                <w:rFonts w:ascii="Tele-GroteskNor" w:hAnsi="Tele-GroteskNor"/>
                <w:lang w:val="en-GB"/>
              </w:rPr>
            </w:pPr>
            <w:r>
              <w:rPr>
                <w:rFonts w:ascii="Tele-GroteskNor" w:hAnsi="Tele-GroteskNor"/>
                <w:lang w:val="en-GB"/>
              </w:rPr>
              <w:lastRenderedPageBreak/>
              <w:t>Paper or electronic</w:t>
            </w:r>
          </w:p>
        </w:tc>
        <w:tc>
          <w:tcPr>
            <w:tcW w:w="2352" w:type="dxa"/>
          </w:tcPr>
          <w:p w14:paraId="0595D2EE" w14:textId="77777777" w:rsidR="00672540" w:rsidRDefault="00672540" w:rsidP="006B3B3B">
            <w:pPr>
              <w:rPr>
                <w:rFonts w:ascii="Tele-GroteskNor" w:hAnsi="Tele-GroteskNor"/>
                <w:lang w:val="en-GB"/>
              </w:rPr>
            </w:pPr>
            <w:r w:rsidRPr="00296308">
              <w:rPr>
                <w:rFonts w:ascii="Tele-GroteskNor" w:hAnsi="Tele-GroteskNor"/>
                <w:lang w:val="en-US"/>
              </w:rPr>
              <w:t xml:space="preserve">GDPR article 6 </w:t>
            </w:r>
            <w:r>
              <w:rPr>
                <w:rFonts w:ascii="Tele-GroteskNor" w:hAnsi="Tele-GroteskNor"/>
                <w:lang w:val="en-US"/>
              </w:rPr>
              <w:t>(</w:t>
            </w:r>
            <w:r w:rsidRPr="00296308">
              <w:rPr>
                <w:rFonts w:ascii="Tele-GroteskNor" w:hAnsi="Tele-GroteskNor"/>
                <w:lang w:val="en-US"/>
              </w:rPr>
              <w:t>1</w:t>
            </w:r>
            <w:r>
              <w:rPr>
                <w:rFonts w:ascii="Tele-GroteskNor" w:hAnsi="Tele-GroteskNor"/>
                <w:lang w:val="en-US"/>
              </w:rPr>
              <w:t>)(c</w:t>
            </w:r>
            <w:r w:rsidRPr="00296308">
              <w:rPr>
                <w:rFonts w:ascii="Tele-GroteskNor" w:hAnsi="Tele-GroteskNor"/>
                <w:lang w:val="en-US"/>
              </w:rPr>
              <w:t>)</w:t>
            </w:r>
            <w:r>
              <w:rPr>
                <w:rFonts w:ascii="Tele-GroteskNor" w:hAnsi="Tele-GroteskNor"/>
                <w:lang w:val="en-US"/>
              </w:rPr>
              <w:br/>
            </w:r>
          </w:p>
          <w:p w14:paraId="5FC9BAAB" w14:textId="77777777" w:rsidR="00672540" w:rsidRDefault="00672540" w:rsidP="006B3B3B">
            <w:pPr>
              <w:rPr>
                <w:rFonts w:ascii="Tele-GroteskNor" w:hAnsi="Tele-GroteskNor"/>
                <w:lang w:val="en-GB"/>
              </w:rPr>
            </w:pPr>
            <w:r>
              <w:rPr>
                <w:rFonts w:ascii="Tele-GroteskNor" w:hAnsi="Tele-GroteskNor"/>
                <w:lang w:val="en-GB"/>
              </w:rPr>
              <w:t>GDPR article 9(2)(b)</w:t>
            </w:r>
            <w:r>
              <w:rPr>
                <w:rFonts w:ascii="Tele-GroteskNor" w:hAnsi="Tele-GroteskNor"/>
                <w:lang w:val="en-US"/>
              </w:rPr>
              <w:br/>
            </w:r>
          </w:p>
          <w:p w14:paraId="590B1387" w14:textId="77777777" w:rsidR="00672540" w:rsidRDefault="00672540" w:rsidP="006B3B3B">
            <w:pPr>
              <w:rPr>
                <w:rFonts w:ascii="Tele-GroteskNor" w:hAnsi="Tele-GroteskNor"/>
                <w:lang w:val="en-GB"/>
              </w:rPr>
            </w:pPr>
            <w:r>
              <w:rPr>
                <w:rFonts w:ascii="Tele-GroteskNor" w:hAnsi="Tele-GroteskNor"/>
                <w:lang w:val="en-GB"/>
              </w:rPr>
              <w:t>Working environment act § 5-1 (1, 2)</w:t>
            </w:r>
          </w:p>
          <w:p w14:paraId="18F900FB" w14:textId="77777777" w:rsidR="00672540" w:rsidRDefault="00672540" w:rsidP="006B3B3B">
            <w:pPr>
              <w:rPr>
                <w:rFonts w:ascii="Tele-GroteskNor" w:hAnsi="Tele-GroteskNor"/>
                <w:lang w:val="en-GB"/>
              </w:rPr>
            </w:pPr>
          </w:p>
          <w:p w14:paraId="23A755FB" w14:textId="7AE31F28" w:rsidR="00672540" w:rsidRDefault="00672540" w:rsidP="006B3B3B">
            <w:pPr>
              <w:rPr>
                <w:rFonts w:ascii="Tele-GroteskNor" w:hAnsi="Tele-GroteskNor"/>
                <w:lang w:val="en-GB"/>
              </w:rPr>
            </w:pPr>
            <w:r>
              <w:rPr>
                <w:rFonts w:ascii="Tele-GroteskNor" w:hAnsi="Tele-GroteskNor"/>
                <w:lang w:val="en-GB"/>
              </w:rPr>
              <w:lastRenderedPageBreak/>
              <w:t>Note that there is no specific timeline for keeping the records, accordingly such records must be deleted once the purpose of obtaining the records has lapsed. This is an individual assessment, based on each single instance.</w:t>
            </w:r>
          </w:p>
        </w:tc>
      </w:tr>
      <w:tr w:rsidR="00672540" w:rsidRPr="005F0C03" w14:paraId="5B7E3ABE" w14:textId="77777777" w:rsidTr="13F5212B">
        <w:tc>
          <w:tcPr>
            <w:tcW w:w="2689" w:type="dxa"/>
          </w:tcPr>
          <w:p w14:paraId="6B5E04CD" w14:textId="77777777" w:rsidR="00672540" w:rsidRDefault="00672540" w:rsidP="006B3B3B">
            <w:pPr>
              <w:rPr>
                <w:rFonts w:ascii="Tele-GroteskNor" w:hAnsi="Tele-GroteskNor"/>
                <w:lang w:val="en-GB"/>
              </w:rPr>
            </w:pPr>
            <w:r>
              <w:rPr>
                <w:rFonts w:ascii="Tele-GroteskNor" w:hAnsi="Tele-GroteskNor"/>
                <w:lang w:val="en-GB"/>
              </w:rPr>
              <w:lastRenderedPageBreak/>
              <w:t>Disciplinary and Grievance proceedings</w:t>
            </w:r>
          </w:p>
        </w:tc>
        <w:tc>
          <w:tcPr>
            <w:tcW w:w="2267" w:type="dxa"/>
          </w:tcPr>
          <w:p w14:paraId="259CE2F2" w14:textId="503A5C71" w:rsidR="00672540" w:rsidRDefault="6F40B62B" w:rsidP="006B3B3B">
            <w:pPr>
              <w:spacing w:line="259" w:lineRule="auto"/>
              <w:rPr>
                <w:rFonts w:ascii="Tele-GroteskNor" w:hAnsi="Tele-GroteskNor"/>
                <w:lang w:val="en-GB"/>
              </w:rPr>
            </w:pPr>
            <w:r w:rsidRPr="03E68CE8">
              <w:rPr>
                <w:rFonts w:ascii="Tele-GroteskNor" w:hAnsi="Tele-GroteskNor"/>
                <w:lang w:val="en-GB"/>
              </w:rPr>
              <w:t xml:space="preserve">Disciplinary and grievance proceedings: </w:t>
            </w:r>
            <w:r w:rsidR="00672540" w:rsidRPr="002658F1">
              <w:rPr>
                <w:lang w:val="en-US"/>
              </w:rPr>
              <w:br/>
            </w:r>
            <w:r w:rsidR="00672540" w:rsidRPr="002658F1">
              <w:rPr>
                <w:lang w:val="en-US"/>
              </w:rPr>
              <w:br/>
            </w:r>
            <w:r w:rsidRPr="03E68CE8">
              <w:rPr>
                <w:rFonts w:ascii="Tele-GroteskNor" w:hAnsi="Tele-GroteskNor"/>
                <w:lang w:val="en-GB"/>
              </w:rPr>
              <w:t>5  years during employment, unless there is a specific reason for keeping it longer (such reason must be stated);</w:t>
            </w:r>
            <w:r w:rsidR="7C5EEB46" w:rsidRPr="03E68CE8">
              <w:rPr>
                <w:rFonts w:ascii="Tele-GroteskNor" w:hAnsi="Tele-GroteskNor"/>
                <w:lang w:val="en-GB"/>
              </w:rPr>
              <w:t xml:space="preserve"> </w:t>
            </w:r>
            <w:r w:rsidRPr="03E68CE8">
              <w:rPr>
                <w:rFonts w:ascii="Tele-GroteskNor" w:hAnsi="Tele-GroteskNor"/>
                <w:lang w:val="en-GB"/>
              </w:rPr>
              <w:t>Internal investigations: Deleted after reasonable time during employment, based on a specific assessment.</w:t>
            </w:r>
          </w:p>
        </w:tc>
        <w:tc>
          <w:tcPr>
            <w:tcW w:w="2610" w:type="dxa"/>
          </w:tcPr>
          <w:p w14:paraId="0EBB2BB1" w14:textId="77777777" w:rsidR="00672540" w:rsidRDefault="00672540" w:rsidP="006B3B3B">
            <w:pPr>
              <w:rPr>
                <w:rFonts w:ascii="Tele-GroteskNor" w:hAnsi="Tele-GroteskNor"/>
                <w:lang w:val="en-GB"/>
              </w:rPr>
            </w:pPr>
            <w:r>
              <w:rPr>
                <w:rFonts w:ascii="Tele-GroteskNor" w:hAnsi="Tele-GroteskNor"/>
                <w:lang w:val="en-GB"/>
              </w:rPr>
              <w:t>Paper or electronic</w:t>
            </w:r>
          </w:p>
        </w:tc>
        <w:tc>
          <w:tcPr>
            <w:tcW w:w="2352" w:type="dxa"/>
          </w:tcPr>
          <w:p w14:paraId="3D87ED9B" w14:textId="77777777" w:rsidR="00672540" w:rsidRPr="008E7819" w:rsidRDefault="00672540" w:rsidP="006B3B3B">
            <w:pPr>
              <w:rPr>
                <w:rFonts w:ascii="Tele-GroteskNor" w:hAnsi="Tele-GroteskNor"/>
                <w:lang w:val="en-US"/>
              </w:rPr>
            </w:pPr>
            <w:r w:rsidRPr="008E7819">
              <w:rPr>
                <w:rFonts w:ascii="Tele-GroteskNor" w:hAnsi="Tele-GroteskNor"/>
                <w:lang w:val="en-US"/>
              </w:rPr>
              <w:t>GDPR article 6(1)(f)</w:t>
            </w:r>
          </w:p>
          <w:p w14:paraId="22B33804" w14:textId="77777777" w:rsidR="00672540" w:rsidRPr="008E7819" w:rsidRDefault="00672540" w:rsidP="006B3B3B">
            <w:pPr>
              <w:rPr>
                <w:rFonts w:ascii="Tele-GroteskNor" w:hAnsi="Tele-GroteskNor"/>
                <w:lang w:val="en-US"/>
              </w:rPr>
            </w:pPr>
            <w:r w:rsidRPr="008E7819">
              <w:rPr>
                <w:rFonts w:ascii="Tele-GroteskNor" w:hAnsi="Tele-GroteskNor"/>
                <w:lang w:val="en-US"/>
              </w:rPr>
              <w:br/>
            </w:r>
          </w:p>
          <w:p w14:paraId="5078A9B9" w14:textId="77777777" w:rsidR="00672540" w:rsidRPr="008E7819" w:rsidRDefault="00672540" w:rsidP="006B3B3B">
            <w:pPr>
              <w:rPr>
                <w:rFonts w:ascii="Tele-GroteskNor" w:hAnsi="Tele-GroteskNor"/>
                <w:lang w:val="en-US"/>
              </w:rPr>
            </w:pPr>
            <w:r w:rsidRPr="008E7819">
              <w:rPr>
                <w:rFonts w:ascii="Tele-GroteskNor" w:hAnsi="Tele-GroteskNor"/>
                <w:lang w:val="en-US"/>
              </w:rPr>
              <w:t>5 years is based on the Norwegian Data Protection Authority’s recommendation.</w:t>
            </w:r>
          </w:p>
          <w:p w14:paraId="401407DB" w14:textId="77777777" w:rsidR="00672540" w:rsidRPr="008E7819" w:rsidRDefault="00672540" w:rsidP="006B3B3B">
            <w:pPr>
              <w:rPr>
                <w:rFonts w:ascii="Tele-GroteskNor" w:hAnsi="Tele-GroteskNor"/>
                <w:lang w:val="en-US"/>
              </w:rPr>
            </w:pPr>
          </w:p>
        </w:tc>
      </w:tr>
      <w:tr w:rsidR="00672540" w:rsidRPr="00EE1ADD" w14:paraId="493C9707" w14:textId="77777777" w:rsidTr="13F5212B">
        <w:tc>
          <w:tcPr>
            <w:tcW w:w="2689" w:type="dxa"/>
          </w:tcPr>
          <w:p w14:paraId="14A0713B" w14:textId="77777777" w:rsidR="00672540" w:rsidRPr="005F0C03" w:rsidRDefault="00672540" w:rsidP="006B3B3B">
            <w:pPr>
              <w:rPr>
                <w:rFonts w:ascii="Tele-GroteskNor" w:hAnsi="Tele-GroteskNor"/>
                <w:lang w:val="fr-BE"/>
              </w:rPr>
            </w:pPr>
            <w:r w:rsidRPr="005F0C03">
              <w:rPr>
                <w:rFonts w:ascii="Tele-GroteskNor" w:hAnsi="Tele-GroteskNor"/>
                <w:lang w:val="fr-BE"/>
              </w:rPr>
              <w:t>Copies of Identification documents (passeports)</w:t>
            </w:r>
          </w:p>
        </w:tc>
        <w:tc>
          <w:tcPr>
            <w:tcW w:w="2267" w:type="dxa"/>
          </w:tcPr>
          <w:p w14:paraId="6A248E9E" w14:textId="15D3BFD8" w:rsidR="00672540" w:rsidRDefault="00672540" w:rsidP="006B3B3B">
            <w:pPr>
              <w:rPr>
                <w:rFonts w:ascii="Tele-GroteskNor" w:hAnsi="Tele-GroteskNor"/>
                <w:lang w:val="en-GB"/>
              </w:rPr>
            </w:pPr>
            <w:r>
              <w:rPr>
                <w:rFonts w:ascii="Tele-GroteskNor" w:hAnsi="Tele-GroteskNor"/>
                <w:lang w:val="en-GB"/>
              </w:rPr>
              <w:t>Immediately unless the employer has a specific reason for keeping it longer. Such reason must be stated.</w:t>
            </w:r>
            <w:r>
              <w:rPr>
                <w:rFonts w:ascii="Tele-GroteskNor" w:hAnsi="Tele-GroteskNor"/>
                <w:lang w:val="en-GB"/>
              </w:rPr>
              <w:br/>
            </w:r>
          </w:p>
          <w:p w14:paraId="1780275B" w14:textId="58511003" w:rsidR="00672540" w:rsidRPr="0073084E" w:rsidRDefault="00672540" w:rsidP="006B3B3B">
            <w:pPr>
              <w:rPr>
                <w:rFonts w:ascii="Tele-GroteskNor" w:hAnsi="Tele-GroteskNor"/>
                <w:lang w:val="en-GB"/>
              </w:rPr>
            </w:pPr>
            <w:r>
              <w:rPr>
                <w:rFonts w:ascii="Tele-GroteskNor" w:hAnsi="Tele-GroteskNor"/>
                <w:lang w:val="en-GB"/>
              </w:rPr>
              <w:t xml:space="preserve">National identity number (which is included in the Norwegian passport) can only be kept for as long as there is an objective reason to securely identify the employee. </w:t>
            </w:r>
          </w:p>
        </w:tc>
        <w:tc>
          <w:tcPr>
            <w:tcW w:w="2610" w:type="dxa"/>
          </w:tcPr>
          <w:p w14:paraId="2A728D60" w14:textId="77777777" w:rsidR="00672540" w:rsidRPr="0073084E" w:rsidRDefault="00672540" w:rsidP="006B3B3B">
            <w:pPr>
              <w:rPr>
                <w:rFonts w:ascii="Tele-GroteskNor" w:hAnsi="Tele-GroteskNor"/>
                <w:lang w:val="en-GB"/>
              </w:rPr>
            </w:pPr>
            <w:r w:rsidRPr="0073084E">
              <w:rPr>
                <w:rFonts w:ascii="Tele-GroteskNor" w:hAnsi="Tele-GroteskNor"/>
                <w:lang w:val="en-GB"/>
              </w:rPr>
              <w:t>Paper or electronic</w:t>
            </w:r>
          </w:p>
        </w:tc>
        <w:tc>
          <w:tcPr>
            <w:tcW w:w="2352" w:type="dxa"/>
          </w:tcPr>
          <w:p w14:paraId="150AC12B" w14:textId="77777777" w:rsidR="00672540" w:rsidRDefault="00672540" w:rsidP="006B3B3B">
            <w:pPr>
              <w:rPr>
                <w:rFonts w:ascii="Tele-GroteskNor" w:hAnsi="Tele-GroteskNor"/>
                <w:lang w:val="en-GB"/>
              </w:rPr>
            </w:pPr>
            <w:r>
              <w:rPr>
                <w:rFonts w:ascii="Tele-GroteskNor" w:hAnsi="Tele-GroteskNor"/>
                <w:lang w:val="en-GB"/>
              </w:rPr>
              <w:t>GDPR article 6(1)(b)</w:t>
            </w:r>
          </w:p>
          <w:p w14:paraId="58A14B50" w14:textId="77777777" w:rsidR="00672540" w:rsidRDefault="00672540" w:rsidP="006B3B3B">
            <w:pPr>
              <w:rPr>
                <w:rFonts w:ascii="Tele-GroteskNor" w:hAnsi="Tele-GroteskNor"/>
                <w:lang w:val="en-GB"/>
              </w:rPr>
            </w:pPr>
          </w:p>
          <w:p w14:paraId="3ED31AD9" w14:textId="77777777" w:rsidR="00672540" w:rsidRDefault="00672540" w:rsidP="006B3B3B">
            <w:pPr>
              <w:rPr>
                <w:rFonts w:ascii="Tele-GroteskNor" w:hAnsi="Tele-GroteskNor"/>
                <w:lang w:val="en-GB"/>
              </w:rPr>
            </w:pPr>
            <w:r w:rsidRPr="00342CF4">
              <w:rPr>
                <w:rFonts w:ascii="Tele-GroteskNor" w:hAnsi="Tele-GroteskNor"/>
                <w:lang w:val="en-GB"/>
              </w:rPr>
              <w:t xml:space="preserve">Act of 14 April 2000 no. 31 relating to the processing of personal data </w:t>
            </w:r>
            <w:r>
              <w:rPr>
                <w:rFonts w:ascii="Tele-GroteskNor" w:hAnsi="Tele-GroteskNor"/>
                <w:lang w:val="en-GB"/>
              </w:rPr>
              <w:t>§ 12</w:t>
            </w:r>
            <w:r>
              <w:rPr>
                <w:rFonts w:ascii="Tele-GroteskNor" w:hAnsi="Tele-GroteskNor"/>
                <w:lang w:val="en-GB"/>
              </w:rPr>
              <w:br/>
            </w:r>
          </w:p>
          <w:p w14:paraId="43B9C80E" w14:textId="77777777" w:rsidR="00672540" w:rsidRPr="0073084E" w:rsidRDefault="00672540" w:rsidP="006B3B3B">
            <w:pPr>
              <w:rPr>
                <w:rFonts w:ascii="Tele-GroteskNor" w:hAnsi="Tele-GroteskNor"/>
                <w:lang w:val="en-GB"/>
              </w:rPr>
            </w:pPr>
            <w:r>
              <w:rPr>
                <w:rFonts w:ascii="Tele-GroteskNor" w:hAnsi="Tele-GroteskNor"/>
                <w:lang w:val="en-GB"/>
              </w:rPr>
              <w:br/>
            </w:r>
          </w:p>
        </w:tc>
      </w:tr>
      <w:tr w:rsidR="00672540" w:rsidRPr="005F0C03" w14:paraId="718DD747" w14:textId="77777777" w:rsidTr="13F5212B">
        <w:tc>
          <w:tcPr>
            <w:tcW w:w="2689" w:type="dxa"/>
          </w:tcPr>
          <w:p w14:paraId="347ACE7F" w14:textId="77777777" w:rsidR="00672540" w:rsidRDefault="00672540" w:rsidP="006B3B3B">
            <w:pPr>
              <w:rPr>
                <w:rFonts w:ascii="Tele-GroteskNor" w:hAnsi="Tele-GroteskNor"/>
                <w:lang w:val="en-GB"/>
              </w:rPr>
            </w:pPr>
            <w:r>
              <w:rPr>
                <w:rFonts w:ascii="Tele-GroteskNor" w:hAnsi="Tele-GroteskNor"/>
                <w:lang w:val="en-GB"/>
              </w:rPr>
              <w:t>Working time records</w:t>
            </w:r>
          </w:p>
        </w:tc>
        <w:tc>
          <w:tcPr>
            <w:tcW w:w="2267" w:type="dxa"/>
          </w:tcPr>
          <w:p w14:paraId="6650A7A4" w14:textId="77777777" w:rsidR="00672540" w:rsidRPr="0073084E" w:rsidRDefault="00672540" w:rsidP="006B3B3B">
            <w:pPr>
              <w:rPr>
                <w:rFonts w:ascii="Tele-GroteskNor" w:hAnsi="Tele-GroteskNor"/>
                <w:lang w:val="en-GB"/>
              </w:rPr>
            </w:pPr>
            <w:r w:rsidRPr="51A71CBC">
              <w:rPr>
                <w:rFonts w:ascii="Tele-GroteskNor" w:hAnsi="Tele-GroteskNor"/>
                <w:lang w:val="en-GB"/>
              </w:rPr>
              <w:t>3.5 years after end of fiscal year to which records relate</w:t>
            </w:r>
          </w:p>
        </w:tc>
        <w:tc>
          <w:tcPr>
            <w:tcW w:w="2610" w:type="dxa"/>
          </w:tcPr>
          <w:p w14:paraId="3F3C1FB0" w14:textId="77777777" w:rsidR="00672540" w:rsidRPr="00930F4A" w:rsidRDefault="00672540" w:rsidP="006B3B3B">
            <w:pPr>
              <w:rPr>
                <w:rFonts w:ascii="Tele-GroteskNor" w:hAnsi="Tele-GroteskNor"/>
                <w:lang w:val="en-GB"/>
              </w:rPr>
            </w:pPr>
            <w:r>
              <w:rPr>
                <w:rFonts w:ascii="Tele-GroteskNor" w:hAnsi="Tele-GroteskNor"/>
                <w:lang w:val="en-GB"/>
              </w:rPr>
              <w:t>Paper or electronic</w:t>
            </w:r>
          </w:p>
        </w:tc>
        <w:tc>
          <w:tcPr>
            <w:tcW w:w="2352" w:type="dxa"/>
          </w:tcPr>
          <w:p w14:paraId="00986601" w14:textId="77777777" w:rsidR="00672540" w:rsidRPr="00A74960" w:rsidRDefault="00672540" w:rsidP="006B3B3B">
            <w:pPr>
              <w:rPr>
                <w:rFonts w:ascii="Tele-GroteskNor" w:eastAsia="Tele-GroteskNor" w:hAnsi="Tele-GroteskNor" w:cs="Tele-GroteskNor"/>
                <w:lang w:val="en-GB"/>
              </w:rPr>
            </w:pPr>
            <w:r w:rsidRPr="00296308">
              <w:rPr>
                <w:rFonts w:ascii="Tele-GroteskNor" w:hAnsi="Tele-GroteskNor"/>
                <w:lang w:val="en-US"/>
              </w:rPr>
              <w:t xml:space="preserve">GDPR article 6 </w:t>
            </w:r>
            <w:r>
              <w:rPr>
                <w:rFonts w:ascii="Tele-GroteskNor" w:hAnsi="Tele-GroteskNor"/>
                <w:lang w:val="en-US"/>
              </w:rPr>
              <w:t>(</w:t>
            </w:r>
            <w:r w:rsidRPr="00296308">
              <w:rPr>
                <w:rFonts w:ascii="Tele-GroteskNor" w:hAnsi="Tele-GroteskNor"/>
                <w:lang w:val="en-US"/>
              </w:rPr>
              <w:t>1</w:t>
            </w:r>
            <w:r>
              <w:rPr>
                <w:rFonts w:ascii="Tele-GroteskNor" w:hAnsi="Tele-GroteskNor"/>
                <w:lang w:val="en-US"/>
              </w:rPr>
              <w:t>)(c</w:t>
            </w:r>
            <w:r w:rsidRPr="00296308">
              <w:rPr>
                <w:rFonts w:ascii="Tele-GroteskNor" w:hAnsi="Tele-GroteskNor"/>
                <w:lang w:val="en-US"/>
              </w:rPr>
              <w:t xml:space="preserve">) </w:t>
            </w:r>
            <w:r w:rsidRPr="00296308">
              <w:rPr>
                <w:rFonts w:ascii="Tele-GroteskNor" w:hAnsi="Tele-GroteskNor"/>
                <w:lang w:val="en-US"/>
              </w:rPr>
              <w:br/>
            </w:r>
            <w:r>
              <w:rPr>
                <w:rFonts w:ascii="Tele-GroteskNor" w:hAnsi="Tele-GroteskNor"/>
                <w:lang w:val="en-GB"/>
              </w:rPr>
              <w:br/>
            </w:r>
            <w:r w:rsidRPr="51A71CBC">
              <w:rPr>
                <w:rFonts w:ascii="Tele-GroteskNor" w:hAnsi="Tele-GroteskNor"/>
                <w:lang w:val="en-GB"/>
              </w:rPr>
              <w:t xml:space="preserve">Bookkeeping Act (Lov om </w:t>
            </w:r>
            <w:proofErr w:type="spellStart"/>
            <w:r w:rsidRPr="51A71CBC">
              <w:rPr>
                <w:rFonts w:ascii="Tele-GroteskNor" w:eastAsia="Tele-GroteskNor" w:hAnsi="Tele-GroteskNor" w:cs="Tele-GroteskNor"/>
                <w:lang w:val="en-GB"/>
              </w:rPr>
              <w:t>bokføring</w:t>
            </w:r>
            <w:proofErr w:type="spellEnd"/>
            <w:r w:rsidRPr="51A71CBC">
              <w:rPr>
                <w:rFonts w:ascii="Tele-GroteskNor" w:eastAsia="Tele-GroteskNor" w:hAnsi="Tele-GroteskNor" w:cs="Tele-GroteskNor"/>
                <w:lang w:val="en-GB"/>
              </w:rPr>
              <w:t xml:space="preserve">), </w:t>
            </w:r>
            <w:r>
              <w:rPr>
                <w:rFonts w:ascii="Tele-GroteskNor" w:eastAsia="Tele-GroteskNor" w:hAnsi="Tele-GroteskNor" w:cs="Tele-GroteskNor"/>
                <w:lang w:val="en-GB"/>
              </w:rPr>
              <w:t>s</w:t>
            </w:r>
            <w:r w:rsidRPr="51A71CBC">
              <w:rPr>
                <w:rFonts w:ascii="Tele-GroteskNor" w:eastAsia="Tele-GroteskNor" w:hAnsi="Tele-GroteskNor" w:cs="Tele-GroteskNor"/>
                <w:lang w:val="en-GB"/>
              </w:rPr>
              <w:t xml:space="preserve">ec. 11 - Documentation of the balance etc., § 13, </w:t>
            </w:r>
            <w:r w:rsidRPr="51A71CBC">
              <w:rPr>
                <w:rFonts w:ascii="Tele-GroteskNor" w:eastAsia="Tele-GroteskNor" w:hAnsi="Tele-GroteskNor" w:cs="Tele-GroteskNor"/>
                <w:lang w:val="en-GB"/>
              </w:rPr>
              <w:lastRenderedPageBreak/>
              <w:t>2004; Regulation on Bookkeeping (</w:t>
            </w:r>
            <w:proofErr w:type="spellStart"/>
            <w:r w:rsidRPr="51A71CBC">
              <w:rPr>
                <w:rFonts w:ascii="Tele-GroteskNor" w:eastAsia="Tele-GroteskNor" w:hAnsi="Tele-GroteskNor" w:cs="Tele-GroteskNor"/>
                <w:lang w:val="en-GB"/>
              </w:rPr>
              <w:t>Bokføringsforskrifte</w:t>
            </w:r>
            <w:r>
              <w:rPr>
                <w:rFonts w:ascii="Tele-GroteskNor" w:eastAsia="Tele-GroteskNor" w:hAnsi="Tele-GroteskNor" w:cs="Tele-GroteskNor"/>
                <w:lang w:val="en-GB"/>
              </w:rPr>
              <w:t>n</w:t>
            </w:r>
            <w:proofErr w:type="spellEnd"/>
            <w:r w:rsidRPr="51A71CBC">
              <w:rPr>
                <w:rFonts w:ascii="Tele-GroteskNor" w:eastAsia="Tele-GroteskNor" w:hAnsi="Tele-GroteskNor" w:cs="Tele-GroteskNor"/>
                <w:lang w:val="en-GB"/>
              </w:rPr>
              <w:t xml:space="preserve">), </w:t>
            </w:r>
            <w:r>
              <w:rPr>
                <w:rFonts w:ascii="Tele-GroteskNor" w:eastAsia="Tele-GroteskNor" w:hAnsi="Tele-GroteskNor" w:cs="Tele-GroteskNor"/>
                <w:lang w:val="en-GB"/>
              </w:rPr>
              <w:t>s</w:t>
            </w:r>
            <w:r w:rsidRPr="51A71CBC">
              <w:rPr>
                <w:rFonts w:ascii="Tele-GroteskNor" w:eastAsia="Tele-GroteskNor" w:hAnsi="Tele-GroteskNor" w:cs="Tele-GroteskNor"/>
                <w:lang w:val="en-GB"/>
              </w:rPr>
              <w:t>ec. 5-6</w:t>
            </w:r>
          </w:p>
        </w:tc>
      </w:tr>
      <w:tr w:rsidR="00672540" w:rsidRPr="005F0C03" w14:paraId="1838E04E" w14:textId="77777777" w:rsidTr="13F5212B">
        <w:tc>
          <w:tcPr>
            <w:tcW w:w="2689" w:type="dxa"/>
          </w:tcPr>
          <w:p w14:paraId="6988B15B" w14:textId="77777777" w:rsidR="00672540" w:rsidRDefault="00672540" w:rsidP="006B3B3B">
            <w:pPr>
              <w:rPr>
                <w:rFonts w:ascii="Tele-GroteskNor" w:hAnsi="Tele-GroteskNor"/>
                <w:lang w:val="en-GB"/>
              </w:rPr>
            </w:pPr>
            <w:r>
              <w:rPr>
                <w:rFonts w:ascii="Tele-GroteskNor" w:hAnsi="Tele-GroteskNor"/>
                <w:lang w:val="en-GB"/>
              </w:rPr>
              <w:lastRenderedPageBreak/>
              <w:t xml:space="preserve">Annual leave </w:t>
            </w:r>
          </w:p>
        </w:tc>
        <w:tc>
          <w:tcPr>
            <w:tcW w:w="2267" w:type="dxa"/>
          </w:tcPr>
          <w:p w14:paraId="3C08F176" w14:textId="77777777" w:rsidR="00672540" w:rsidRPr="0073084E" w:rsidRDefault="00672540" w:rsidP="006B3B3B">
            <w:pPr>
              <w:rPr>
                <w:rFonts w:ascii="Tele-GroteskNor" w:hAnsi="Tele-GroteskNor"/>
                <w:lang w:val="en-GB"/>
              </w:rPr>
            </w:pPr>
            <w:r w:rsidRPr="51A71CBC">
              <w:rPr>
                <w:rFonts w:ascii="Tele-GroteskNor" w:hAnsi="Tele-GroteskNor"/>
                <w:lang w:val="en-GB"/>
              </w:rPr>
              <w:t>3.5 years after the end of each tax year</w:t>
            </w:r>
          </w:p>
        </w:tc>
        <w:tc>
          <w:tcPr>
            <w:tcW w:w="2610" w:type="dxa"/>
          </w:tcPr>
          <w:p w14:paraId="3E2409F1" w14:textId="77777777" w:rsidR="00672540" w:rsidRDefault="00672540" w:rsidP="006B3B3B">
            <w:r w:rsidRPr="00930F4A">
              <w:rPr>
                <w:rFonts w:ascii="Tele-GroteskNor" w:hAnsi="Tele-GroteskNor"/>
                <w:lang w:val="en-GB"/>
              </w:rPr>
              <w:t>Paper or electronic</w:t>
            </w:r>
          </w:p>
        </w:tc>
        <w:tc>
          <w:tcPr>
            <w:tcW w:w="2352" w:type="dxa"/>
          </w:tcPr>
          <w:p w14:paraId="079E46BC" w14:textId="77777777" w:rsidR="00672540" w:rsidRDefault="00672540" w:rsidP="006B3B3B">
            <w:pPr>
              <w:rPr>
                <w:rFonts w:ascii="Tele-GroteskNor" w:eastAsia="Tele-GroteskNor" w:hAnsi="Tele-GroteskNor" w:cs="Tele-GroteskNor"/>
                <w:lang w:val="en-GB"/>
              </w:rPr>
            </w:pPr>
            <w:r w:rsidRPr="00296308">
              <w:rPr>
                <w:rFonts w:ascii="Tele-GroteskNor" w:hAnsi="Tele-GroteskNor"/>
                <w:lang w:val="en-US"/>
              </w:rPr>
              <w:t xml:space="preserve">GDPR article 6 </w:t>
            </w:r>
            <w:r>
              <w:rPr>
                <w:rFonts w:ascii="Tele-GroteskNor" w:hAnsi="Tele-GroteskNor"/>
                <w:lang w:val="en-US"/>
              </w:rPr>
              <w:t>(</w:t>
            </w:r>
            <w:r w:rsidRPr="00296308">
              <w:rPr>
                <w:rFonts w:ascii="Tele-GroteskNor" w:hAnsi="Tele-GroteskNor"/>
                <w:lang w:val="en-US"/>
              </w:rPr>
              <w:t>1</w:t>
            </w:r>
            <w:r>
              <w:rPr>
                <w:rFonts w:ascii="Tele-GroteskNor" w:hAnsi="Tele-GroteskNor"/>
                <w:lang w:val="en-US"/>
              </w:rPr>
              <w:t>)(c</w:t>
            </w:r>
            <w:r w:rsidRPr="00296308">
              <w:rPr>
                <w:rFonts w:ascii="Tele-GroteskNor" w:hAnsi="Tele-GroteskNor"/>
                <w:lang w:val="en-US"/>
              </w:rPr>
              <w:t>)</w:t>
            </w:r>
            <w:r>
              <w:rPr>
                <w:rFonts w:ascii="Tele-GroteskNor" w:hAnsi="Tele-GroteskNor"/>
                <w:lang w:val="en-US"/>
              </w:rPr>
              <w:br/>
            </w:r>
          </w:p>
          <w:p w14:paraId="5E0C4827" w14:textId="77777777" w:rsidR="00672540" w:rsidRPr="00EE1ADD" w:rsidRDefault="00672540" w:rsidP="006B3B3B">
            <w:pPr>
              <w:rPr>
                <w:rFonts w:ascii="Tele-GroteskNor" w:hAnsi="Tele-GroteskNor"/>
                <w:lang w:val="en-US"/>
              </w:rPr>
            </w:pPr>
            <w:r w:rsidRPr="2D37912E">
              <w:rPr>
                <w:rFonts w:ascii="Tele-GroteskNor" w:eastAsia="Tele-GroteskNor" w:hAnsi="Tele-GroteskNor" w:cs="Tele-GroteskNor"/>
                <w:lang w:val="en-GB"/>
              </w:rPr>
              <w:t xml:space="preserve">Bookkeeping Act (Lov om </w:t>
            </w:r>
            <w:proofErr w:type="spellStart"/>
            <w:r w:rsidRPr="2D37912E">
              <w:rPr>
                <w:rFonts w:ascii="Tele-GroteskNor" w:eastAsia="Tele-GroteskNor" w:hAnsi="Tele-GroteskNor" w:cs="Tele-GroteskNor"/>
                <w:lang w:val="en-GB"/>
              </w:rPr>
              <w:t>bokføring</w:t>
            </w:r>
            <w:proofErr w:type="spellEnd"/>
            <w:r w:rsidRPr="2D37912E">
              <w:rPr>
                <w:rFonts w:ascii="Tele-GroteskNor" w:eastAsia="Tele-GroteskNor" w:hAnsi="Tele-GroteskNor" w:cs="Tele-GroteskNor"/>
                <w:lang w:val="en-GB"/>
              </w:rPr>
              <w:t xml:space="preserve">), </w:t>
            </w:r>
            <w:r>
              <w:rPr>
                <w:rFonts w:ascii="Tele-GroteskNor" w:eastAsia="Tele-GroteskNor" w:hAnsi="Tele-GroteskNor" w:cs="Tele-GroteskNor"/>
                <w:lang w:val="en-GB"/>
              </w:rPr>
              <w:t>s</w:t>
            </w:r>
            <w:r w:rsidRPr="51A71CBC">
              <w:rPr>
                <w:rFonts w:ascii="Tele-GroteskNor" w:eastAsia="Tele-GroteskNor" w:hAnsi="Tele-GroteskNor" w:cs="Tele-GroteskNor"/>
                <w:lang w:val="en-GB"/>
              </w:rPr>
              <w:t>ec</w:t>
            </w:r>
            <w:r w:rsidRPr="2D37912E">
              <w:rPr>
                <w:rFonts w:ascii="Tele-GroteskNor" w:eastAsia="Tele-GroteskNor" w:hAnsi="Tele-GroteskNor" w:cs="Tele-GroteskNor"/>
                <w:lang w:val="en-GB"/>
              </w:rPr>
              <w:t>. 11 - Documentation of the balance etc., § 13, 2004; Regulation on Bookkeeping (</w:t>
            </w:r>
            <w:proofErr w:type="spellStart"/>
            <w:r w:rsidRPr="2D37912E">
              <w:rPr>
                <w:rFonts w:ascii="Tele-GroteskNor" w:eastAsia="Tele-GroteskNor" w:hAnsi="Tele-GroteskNor" w:cs="Tele-GroteskNor"/>
                <w:lang w:val="en-GB"/>
              </w:rPr>
              <w:t>Bokføringsforskriften</w:t>
            </w:r>
            <w:proofErr w:type="spellEnd"/>
            <w:r w:rsidRPr="2D37912E">
              <w:rPr>
                <w:rFonts w:ascii="Tele-GroteskNor" w:eastAsia="Tele-GroteskNor" w:hAnsi="Tele-GroteskNor" w:cs="Tele-GroteskNor"/>
                <w:lang w:val="en-GB"/>
              </w:rPr>
              <w:t xml:space="preserve">), </w:t>
            </w:r>
            <w:r>
              <w:rPr>
                <w:rFonts w:ascii="Tele-GroteskNor" w:eastAsia="Tele-GroteskNor" w:hAnsi="Tele-GroteskNor" w:cs="Tele-GroteskNor"/>
                <w:lang w:val="en-GB"/>
              </w:rPr>
              <w:t>s</w:t>
            </w:r>
            <w:r w:rsidRPr="51A71CBC">
              <w:rPr>
                <w:rFonts w:ascii="Tele-GroteskNor" w:eastAsia="Tele-GroteskNor" w:hAnsi="Tele-GroteskNor" w:cs="Tele-GroteskNor"/>
                <w:lang w:val="en-GB"/>
              </w:rPr>
              <w:t>ec</w:t>
            </w:r>
            <w:r w:rsidRPr="2D37912E">
              <w:rPr>
                <w:rFonts w:ascii="Tele-GroteskNor" w:eastAsia="Tele-GroteskNor" w:hAnsi="Tele-GroteskNor" w:cs="Tele-GroteskNor"/>
                <w:lang w:val="en-GB"/>
              </w:rPr>
              <w:t>. 5-6</w:t>
            </w:r>
          </w:p>
        </w:tc>
      </w:tr>
      <w:tr w:rsidR="00490572" w:rsidRPr="005F0C03" w14:paraId="17E979A6" w14:textId="77777777" w:rsidTr="13F5212B">
        <w:tc>
          <w:tcPr>
            <w:tcW w:w="9918" w:type="dxa"/>
            <w:gridSpan w:val="4"/>
            <w:shd w:val="clear" w:color="auto" w:fill="BFBFBF" w:themeFill="background1" w:themeFillShade="BF"/>
          </w:tcPr>
          <w:p w14:paraId="2E8AA505" w14:textId="17C184DA" w:rsidR="00490572" w:rsidRPr="002658F1" w:rsidRDefault="58AEE1DD" w:rsidP="006B3B3B">
            <w:pPr>
              <w:rPr>
                <w:lang w:val="en-US"/>
              </w:rPr>
            </w:pPr>
            <w:r w:rsidRPr="13F5212B">
              <w:rPr>
                <w:rFonts w:ascii="Tele-GroteskNor" w:hAnsi="Tele-GroteskNor"/>
                <w:b/>
                <w:bCs/>
                <w:sz w:val="24"/>
                <w:szCs w:val="24"/>
                <w:lang w:val="en-GB"/>
              </w:rPr>
              <w:t xml:space="preserve">HR data: </w:t>
            </w:r>
            <w:r w:rsidR="1545195E" w:rsidRPr="13F5212B">
              <w:rPr>
                <w:rFonts w:ascii="Tele-GroteskNor" w:hAnsi="Tele-GroteskNor"/>
                <w:b/>
                <w:bCs/>
                <w:sz w:val="24"/>
                <w:szCs w:val="24"/>
                <w:lang w:val="en-GB"/>
              </w:rPr>
              <w:t>Payroll and salary records</w:t>
            </w:r>
          </w:p>
        </w:tc>
      </w:tr>
      <w:tr w:rsidR="00490572" w:rsidRPr="002C49DD" w14:paraId="12771281" w14:textId="77777777" w:rsidTr="13F5212B">
        <w:tc>
          <w:tcPr>
            <w:tcW w:w="2689" w:type="dxa"/>
            <w:shd w:val="clear" w:color="auto" w:fill="BFBFBF" w:themeFill="background1" w:themeFillShade="BF"/>
          </w:tcPr>
          <w:p w14:paraId="72EC9E0F" w14:textId="77777777" w:rsidR="00490572" w:rsidRPr="002C49DD" w:rsidRDefault="00490572"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7A788D99" w14:textId="77777777" w:rsidR="00490572" w:rsidRPr="002C49DD" w:rsidRDefault="00490572"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7DDD1300" w14:textId="77777777" w:rsidR="00490572" w:rsidRPr="002C49DD" w:rsidRDefault="00490572"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252EE0E9" w14:textId="77777777" w:rsidR="00490572" w:rsidRPr="002C49DD" w:rsidRDefault="00490572" w:rsidP="006B3B3B">
            <w:pPr>
              <w:rPr>
                <w:rFonts w:ascii="Tele-GroteskNor" w:hAnsi="Tele-GroteskNor"/>
                <w:b/>
                <w:sz w:val="24"/>
                <w:lang w:val="en-GB"/>
              </w:rPr>
            </w:pPr>
            <w:r w:rsidRPr="002C49DD">
              <w:rPr>
                <w:rFonts w:ascii="Tele-GroteskNor" w:hAnsi="Tele-GroteskNor"/>
                <w:b/>
                <w:sz w:val="24"/>
                <w:lang w:val="en-GB"/>
              </w:rPr>
              <w:t>Reference</w:t>
            </w:r>
          </w:p>
        </w:tc>
      </w:tr>
      <w:tr w:rsidR="00490572" w:rsidRPr="00296308" w14:paraId="3C6A559A" w14:textId="77777777" w:rsidTr="13F5212B">
        <w:tc>
          <w:tcPr>
            <w:tcW w:w="2689" w:type="dxa"/>
          </w:tcPr>
          <w:p w14:paraId="3330FDD0" w14:textId="77777777" w:rsidR="00490572" w:rsidRPr="002C49DD" w:rsidRDefault="00490572" w:rsidP="006B3B3B">
            <w:pPr>
              <w:rPr>
                <w:rFonts w:ascii="Tele-GroteskNor" w:hAnsi="Tele-GroteskNor"/>
                <w:lang w:val="en-GB"/>
              </w:rPr>
            </w:pPr>
            <w:r>
              <w:rPr>
                <w:rFonts w:ascii="Tele-GroteskNor" w:hAnsi="Tele-GroteskNor"/>
                <w:lang w:val="en-GB"/>
              </w:rPr>
              <w:t>Records relating to hours worked and payments made</w:t>
            </w:r>
          </w:p>
        </w:tc>
        <w:tc>
          <w:tcPr>
            <w:tcW w:w="2267" w:type="dxa"/>
          </w:tcPr>
          <w:p w14:paraId="7985D49F" w14:textId="77777777" w:rsidR="00490572" w:rsidRPr="002C49DD" w:rsidRDefault="00490572" w:rsidP="006B3B3B">
            <w:pPr>
              <w:rPr>
                <w:rFonts w:ascii="Tele-GroteskNor" w:hAnsi="Tele-GroteskNor"/>
                <w:lang w:val="en-GB"/>
              </w:rPr>
            </w:pPr>
            <w:r>
              <w:rPr>
                <w:rFonts w:ascii="Tele-GroteskNor" w:hAnsi="Tele-GroteskNor"/>
                <w:lang w:val="en-GB"/>
              </w:rPr>
              <w:t xml:space="preserve">3.5 years after the end of the </w:t>
            </w:r>
            <w:r w:rsidRPr="51A71CBC">
              <w:rPr>
                <w:rFonts w:ascii="Tele-GroteskNor" w:hAnsi="Tele-GroteskNor"/>
                <w:lang w:val="en-GB"/>
              </w:rPr>
              <w:t>fiscal year</w:t>
            </w:r>
          </w:p>
        </w:tc>
        <w:tc>
          <w:tcPr>
            <w:tcW w:w="2610" w:type="dxa"/>
          </w:tcPr>
          <w:p w14:paraId="1E3AE395" w14:textId="4CE08502" w:rsidR="00490572" w:rsidRPr="002C49DD" w:rsidRDefault="00490572" w:rsidP="006B3B3B">
            <w:pPr>
              <w:rPr>
                <w:rFonts w:ascii="Tele-GroteskNor" w:hAnsi="Tele-GroteskNor"/>
                <w:lang w:val="en-GB"/>
              </w:rPr>
            </w:pPr>
            <w:r>
              <w:rPr>
                <w:rFonts w:ascii="Tele-GroteskNor" w:hAnsi="Tele-GroteskNor"/>
                <w:lang w:val="en-GB"/>
              </w:rPr>
              <w:t>Pa</w:t>
            </w:r>
            <w:r w:rsidR="003F7E4B">
              <w:rPr>
                <w:rFonts w:ascii="Tele-GroteskNor" w:hAnsi="Tele-GroteskNor"/>
                <w:lang w:val="en-NL"/>
              </w:rPr>
              <w:t>p</w:t>
            </w:r>
            <w:r>
              <w:rPr>
                <w:rFonts w:ascii="Tele-GroteskNor" w:hAnsi="Tele-GroteskNor"/>
                <w:lang w:val="en-GB"/>
              </w:rPr>
              <w:t>er or electronic</w:t>
            </w:r>
          </w:p>
        </w:tc>
        <w:tc>
          <w:tcPr>
            <w:tcW w:w="2352" w:type="dxa"/>
          </w:tcPr>
          <w:p w14:paraId="54397C81" w14:textId="77777777" w:rsidR="00490572" w:rsidRPr="00612D23" w:rsidRDefault="00490572" w:rsidP="006B3B3B">
            <w:pPr>
              <w:rPr>
                <w:rFonts w:ascii="Tele-GroteskNor" w:hAnsi="Tele-GroteskNor"/>
                <w:lang w:val="en-US"/>
              </w:rPr>
            </w:pPr>
            <w:r w:rsidRPr="00612D23">
              <w:rPr>
                <w:rFonts w:ascii="Tele-GroteskNor" w:hAnsi="Tele-GroteskNor"/>
                <w:lang w:val="en-US"/>
              </w:rPr>
              <w:t xml:space="preserve">GDPR article 6(1)(c) </w:t>
            </w:r>
            <w:r w:rsidRPr="00612D23">
              <w:rPr>
                <w:rFonts w:ascii="Tele-GroteskNor" w:hAnsi="Tele-GroteskNor"/>
                <w:lang w:val="en-US"/>
              </w:rPr>
              <w:br/>
              <w:t>Regulation on bookkeeping § 7-3</w:t>
            </w:r>
          </w:p>
        </w:tc>
      </w:tr>
      <w:tr w:rsidR="00490572" w:rsidRPr="002C49DD" w14:paraId="70905134" w14:textId="77777777" w:rsidTr="13F5212B">
        <w:tc>
          <w:tcPr>
            <w:tcW w:w="2689" w:type="dxa"/>
          </w:tcPr>
          <w:p w14:paraId="5662CEA2" w14:textId="77777777" w:rsidR="00490572" w:rsidRPr="002C49DD" w:rsidRDefault="00490572" w:rsidP="006B3B3B">
            <w:pPr>
              <w:rPr>
                <w:rFonts w:ascii="Tele-GroteskNor" w:hAnsi="Tele-GroteskNor"/>
                <w:lang w:val="en-GB"/>
              </w:rPr>
            </w:pPr>
            <w:r>
              <w:rPr>
                <w:rFonts w:ascii="Tele-GroteskNor" w:hAnsi="Tele-GroteskNor"/>
                <w:lang w:val="en-GB"/>
              </w:rPr>
              <w:t>National Minimum Wage Records</w:t>
            </w:r>
          </w:p>
        </w:tc>
        <w:tc>
          <w:tcPr>
            <w:tcW w:w="2267" w:type="dxa"/>
          </w:tcPr>
          <w:p w14:paraId="279E06F4" w14:textId="2E3E5FF4" w:rsidR="00490572" w:rsidRPr="002C49DD" w:rsidRDefault="00490572" w:rsidP="006B3B3B">
            <w:pPr>
              <w:rPr>
                <w:rFonts w:ascii="Tele-GroteskNor" w:hAnsi="Tele-GroteskNor"/>
                <w:lang w:val="en-GB"/>
              </w:rPr>
            </w:pPr>
            <w:r>
              <w:rPr>
                <w:rFonts w:ascii="Tele-GroteskNor" w:hAnsi="Tele-GroteskNor"/>
                <w:lang w:val="en-GB"/>
              </w:rPr>
              <w:t xml:space="preserve">Not applicable </w:t>
            </w:r>
          </w:p>
        </w:tc>
        <w:tc>
          <w:tcPr>
            <w:tcW w:w="2610" w:type="dxa"/>
          </w:tcPr>
          <w:p w14:paraId="747D79E8" w14:textId="02F233FF" w:rsidR="00490572" w:rsidRPr="002C49DD" w:rsidRDefault="00490572" w:rsidP="006B3B3B">
            <w:pPr>
              <w:rPr>
                <w:rFonts w:ascii="Tele-GroteskNor" w:hAnsi="Tele-GroteskNor"/>
                <w:lang w:val="en-GB"/>
              </w:rPr>
            </w:pPr>
            <w:r>
              <w:rPr>
                <w:rFonts w:ascii="Tele-GroteskNor" w:hAnsi="Tele-GroteskNor"/>
                <w:lang w:val="en-GB"/>
              </w:rPr>
              <w:t>Not applicable</w:t>
            </w:r>
          </w:p>
        </w:tc>
        <w:tc>
          <w:tcPr>
            <w:tcW w:w="2352" w:type="dxa"/>
          </w:tcPr>
          <w:p w14:paraId="0CBAAD20" w14:textId="77777777" w:rsidR="00490572" w:rsidRPr="002C49DD" w:rsidRDefault="00490572" w:rsidP="006B3B3B">
            <w:pPr>
              <w:rPr>
                <w:rFonts w:ascii="Tele-GroteskNor" w:hAnsi="Tele-GroteskNor"/>
                <w:lang w:val="en-GB"/>
              </w:rPr>
            </w:pPr>
          </w:p>
        </w:tc>
      </w:tr>
      <w:tr w:rsidR="00490572" w:rsidRPr="005033A8" w14:paraId="44217342" w14:textId="77777777" w:rsidTr="13F5212B">
        <w:tc>
          <w:tcPr>
            <w:tcW w:w="2689" w:type="dxa"/>
          </w:tcPr>
          <w:p w14:paraId="6B883B03" w14:textId="77777777" w:rsidR="00490572" w:rsidRDefault="00490572" w:rsidP="006B3B3B">
            <w:pPr>
              <w:rPr>
                <w:rFonts w:ascii="Tele-GroteskNor" w:hAnsi="Tele-GroteskNor"/>
                <w:lang w:val="en-GB"/>
              </w:rPr>
            </w:pPr>
            <w:r>
              <w:rPr>
                <w:rFonts w:ascii="Tele-GroteskNor" w:hAnsi="Tele-GroteskNor"/>
                <w:lang w:val="en-GB"/>
              </w:rPr>
              <w:t xml:space="preserve">Wage and salary records </w:t>
            </w:r>
          </w:p>
          <w:p w14:paraId="644CDD7F" w14:textId="6FE153F0" w:rsidR="00490572" w:rsidRPr="002C49DD" w:rsidRDefault="00490572" w:rsidP="006B3B3B">
            <w:pPr>
              <w:rPr>
                <w:rFonts w:ascii="Tele-GroteskNor" w:hAnsi="Tele-GroteskNor"/>
                <w:lang w:val="en-GB"/>
              </w:rPr>
            </w:pPr>
            <w:r>
              <w:rPr>
                <w:rFonts w:ascii="Tele-GroteskNor" w:hAnsi="Tele-GroteskNor"/>
                <w:lang w:val="en-GB"/>
              </w:rPr>
              <w:t>(Including overtime, bonuses)</w:t>
            </w:r>
          </w:p>
        </w:tc>
        <w:tc>
          <w:tcPr>
            <w:tcW w:w="2267" w:type="dxa"/>
          </w:tcPr>
          <w:p w14:paraId="73DA3144" w14:textId="77777777" w:rsidR="00490572" w:rsidRPr="002C49DD" w:rsidRDefault="00490572" w:rsidP="006B3B3B">
            <w:pPr>
              <w:rPr>
                <w:rFonts w:ascii="Tele-GroteskNor" w:hAnsi="Tele-GroteskNor"/>
                <w:lang w:val="en-GB"/>
              </w:rPr>
            </w:pPr>
            <w:r>
              <w:rPr>
                <w:rFonts w:ascii="Tele-GroteskNor" w:hAnsi="Tele-GroteskNor"/>
                <w:lang w:val="en-GB"/>
              </w:rPr>
              <w:t>Minimum 5 years</w:t>
            </w:r>
          </w:p>
        </w:tc>
        <w:tc>
          <w:tcPr>
            <w:tcW w:w="2610" w:type="dxa"/>
          </w:tcPr>
          <w:p w14:paraId="14A0FFA2" w14:textId="77777777" w:rsidR="00490572" w:rsidRPr="002C49DD" w:rsidRDefault="00490572" w:rsidP="006B3B3B">
            <w:pPr>
              <w:rPr>
                <w:rFonts w:ascii="Tele-GroteskNor" w:hAnsi="Tele-GroteskNor"/>
                <w:lang w:val="en-GB"/>
              </w:rPr>
            </w:pPr>
            <w:r>
              <w:rPr>
                <w:rFonts w:ascii="Tele-GroteskNor" w:hAnsi="Tele-GroteskNor"/>
                <w:lang w:val="en-GB"/>
              </w:rPr>
              <w:t>Paper or electronic</w:t>
            </w:r>
          </w:p>
        </w:tc>
        <w:tc>
          <w:tcPr>
            <w:tcW w:w="2352" w:type="dxa"/>
          </w:tcPr>
          <w:p w14:paraId="7F7B9C20" w14:textId="77777777" w:rsidR="00490572" w:rsidRPr="00FA3089" w:rsidRDefault="00490572" w:rsidP="006B3B3B">
            <w:pPr>
              <w:rPr>
                <w:rFonts w:ascii="Tele-GroteskNor" w:hAnsi="Tele-GroteskNor"/>
                <w:lang w:val="en-US"/>
              </w:rPr>
            </w:pPr>
            <w:r w:rsidRPr="00FA3089">
              <w:rPr>
                <w:rFonts w:ascii="Tele-GroteskNor" w:hAnsi="Tele-GroteskNor"/>
                <w:lang w:val="en-US"/>
              </w:rPr>
              <w:t xml:space="preserve">GDPR article 6 (1)(c) </w:t>
            </w:r>
            <w:r w:rsidRPr="00FA3089">
              <w:rPr>
                <w:rFonts w:ascii="Tele-GroteskNor" w:hAnsi="Tele-GroteskNor"/>
                <w:lang w:val="en-US"/>
              </w:rPr>
              <w:br/>
            </w:r>
            <w:r w:rsidRPr="00FA3089">
              <w:rPr>
                <w:rFonts w:ascii="Tele-GroteskNor" w:hAnsi="Tele-GroteskNor"/>
                <w:lang w:val="en-US"/>
              </w:rPr>
              <w:br/>
              <w:t>Regulation on bookkeeping § 7-3</w:t>
            </w:r>
          </w:p>
        </w:tc>
      </w:tr>
      <w:tr w:rsidR="00490572" w:rsidRPr="005F0C03" w14:paraId="361999AB" w14:textId="77777777" w:rsidTr="13F5212B">
        <w:tc>
          <w:tcPr>
            <w:tcW w:w="2689" w:type="dxa"/>
          </w:tcPr>
          <w:p w14:paraId="524F79BA" w14:textId="77777777" w:rsidR="00490572" w:rsidRDefault="00490572" w:rsidP="006B3B3B">
            <w:pPr>
              <w:rPr>
                <w:rFonts w:ascii="Tele-GroteskNor" w:hAnsi="Tele-GroteskNor"/>
                <w:lang w:val="en-GB"/>
              </w:rPr>
            </w:pPr>
            <w:r>
              <w:rPr>
                <w:rFonts w:ascii="Tele-GroteskNor" w:hAnsi="Tele-GroteskNor"/>
                <w:lang w:val="en-GB"/>
              </w:rPr>
              <w:t>Statutory Maternity, paternity Pay (SMP)records.</w:t>
            </w:r>
          </w:p>
        </w:tc>
        <w:tc>
          <w:tcPr>
            <w:tcW w:w="2267" w:type="dxa"/>
          </w:tcPr>
          <w:p w14:paraId="4DFDAABD" w14:textId="77777777" w:rsidR="00490572" w:rsidRDefault="00490572" w:rsidP="006B3B3B">
            <w:pPr>
              <w:rPr>
                <w:rFonts w:ascii="Tele-GroteskNor" w:hAnsi="Tele-GroteskNor"/>
                <w:lang w:val="en-GB"/>
              </w:rPr>
            </w:pPr>
            <w:r>
              <w:rPr>
                <w:rFonts w:ascii="Tele-GroteskNor" w:hAnsi="Tele-GroteskNor"/>
                <w:lang w:val="en-GB"/>
              </w:rPr>
              <w:t>x years after the end of the tax year in which the period of the statutory pay ends</w:t>
            </w:r>
          </w:p>
        </w:tc>
        <w:tc>
          <w:tcPr>
            <w:tcW w:w="2610" w:type="dxa"/>
          </w:tcPr>
          <w:p w14:paraId="178BEA28" w14:textId="77777777" w:rsidR="00490572" w:rsidRDefault="00490572" w:rsidP="006B3B3B">
            <w:pPr>
              <w:rPr>
                <w:rFonts w:ascii="Tele-GroteskNor" w:hAnsi="Tele-GroteskNor"/>
                <w:lang w:val="en-GB"/>
              </w:rPr>
            </w:pPr>
            <w:r>
              <w:rPr>
                <w:rFonts w:ascii="Tele-GroteskNor" w:hAnsi="Tele-GroteskNor"/>
                <w:lang w:val="en-GB"/>
              </w:rPr>
              <w:t>Paper or electronic</w:t>
            </w:r>
          </w:p>
        </w:tc>
        <w:tc>
          <w:tcPr>
            <w:tcW w:w="2352" w:type="dxa"/>
          </w:tcPr>
          <w:p w14:paraId="6DA2BDAC" w14:textId="77777777" w:rsidR="00490572" w:rsidRDefault="00490572" w:rsidP="006B3B3B">
            <w:pPr>
              <w:rPr>
                <w:rFonts w:ascii="Tele-GroteskNor" w:hAnsi="Tele-GroteskNor"/>
                <w:lang w:val="en-US"/>
              </w:rPr>
            </w:pPr>
            <w:r w:rsidRPr="00FA3089">
              <w:rPr>
                <w:rFonts w:ascii="Tele-GroteskNor" w:hAnsi="Tele-GroteskNor"/>
                <w:lang w:val="en-US"/>
              </w:rPr>
              <w:t>GDPR article 6 (1)(c)</w:t>
            </w:r>
          </w:p>
          <w:p w14:paraId="175351B8" w14:textId="77777777" w:rsidR="00490572" w:rsidRDefault="00490572" w:rsidP="006B3B3B">
            <w:pPr>
              <w:rPr>
                <w:rFonts w:ascii="Tele-GroteskNor" w:hAnsi="Tele-GroteskNor"/>
                <w:lang w:val="en-US"/>
              </w:rPr>
            </w:pPr>
          </w:p>
          <w:p w14:paraId="7272B869" w14:textId="77777777" w:rsidR="00490572" w:rsidRDefault="00490572" w:rsidP="006B3B3B">
            <w:pPr>
              <w:rPr>
                <w:rFonts w:ascii="Tele-GroteskNor" w:hAnsi="Tele-GroteskNor"/>
                <w:lang w:val="en-GB"/>
              </w:rPr>
            </w:pPr>
            <w:r>
              <w:rPr>
                <w:rFonts w:ascii="Tele-GroteskNor" w:hAnsi="Tele-GroteskNor"/>
                <w:lang w:val="en-GB"/>
              </w:rPr>
              <w:t>Note that there is no specific timeline for keeping the records, accordingly such records must be deleted once the purpose of obtaining the records has lapsed. This is an individual assessment, based on each single instance/process.</w:t>
            </w:r>
          </w:p>
        </w:tc>
      </w:tr>
      <w:tr w:rsidR="00490572" w:rsidRPr="002C49DD" w14:paraId="4B17E47E" w14:textId="77777777" w:rsidTr="13F5212B">
        <w:tc>
          <w:tcPr>
            <w:tcW w:w="2689" w:type="dxa"/>
          </w:tcPr>
          <w:p w14:paraId="0F2902FA" w14:textId="77777777" w:rsidR="00490572" w:rsidRDefault="00490572" w:rsidP="006B3B3B">
            <w:pPr>
              <w:rPr>
                <w:rFonts w:ascii="Tele-GroteskNor" w:hAnsi="Tele-GroteskNor"/>
                <w:lang w:val="en-GB"/>
              </w:rPr>
            </w:pPr>
            <w:r>
              <w:rPr>
                <w:rFonts w:ascii="Tele-GroteskNor" w:hAnsi="Tele-GroteskNor"/>
                <w:lang w:val="en-GB"/>
              </w:rPr>
              <w:t>Retirement/Pension benefit Scheme</w:t>
            </w:r>
          </w:p>
        </w:tc>
        <w:tc>
          <w:tcPr>
            <w:tcW w:w="2267" w:type="dxa"/>
          </w:tcPr>
          <w:p w14:paraId="3363D9BB" w14:textId="77777777" w:rsidR="00490572" w:rsidRDefault="00490572" w:rsidP="006B3B3B">
            <w:pPr>
              <w:rPr>
                <w:rFonts w:ascii="Tele-GroteskNor" w:hAnsi="Tele-GroteskNor"/>
                <w:lang w:val="en-GB"/>
              </w:rPr>
            </w:pPr>
            <w:r>
              <w:rPr>
                <w:rFonts w:ascii="Tele-GroteskNor" w:hAnsi="Tele-GroteskNor"/>
                <w:lang w:val="en-GB"/>
              </w:rPr>
              <w:t>5 years from the end of the scheme</w:t>
            </w:r>
          </w:p>
        </w:tc>
        <w:tc>
          <w:tcPr>
            <w:tcW w:w="2610" w:type="dxa"/>
          </w:tcPr>
          <w:p w14:paraId="18A4BB85" w14:textId="77777777" w:rsidR="00490572" w:rsidRDefault="00490572" w:rsidP="006B3B3B">
            <w:pPr>
              <w:rPr>
                <w:rFonts w:ascii="Tele-GroteskNor" w:hAnsi="Tele-GroteskNor"/>
                <w:lang w:val="en-GB"/>
              </w:rPr>
            </w:pPr>
            <w:r>
              <w:rPr>
                <w:rFonts w:ascii="Tele-GroteskNor" w:hAnsi="Tele-GroteskNor"/>
                <w:lang w:val="en-GB"/>
              </w:rPr>
              <w:t>Paper or electronic</w:t>
            </w:r>
          </w:p>
        </w:tc>
        <w:tc>
          <w:tcPr>
            <w:tcW w:w="2352" w:type="dxa"/>
          </w:tcPr>
          <w:p w14:paraId="02BA95F7" w14:textId="77777777" w:rsidR="00490572" w:rsidRDefault="00490572" w:rsidP="006B3B3B">
            <w:pPr>
              <w:rPr>
                <w:rFonts w:ascii="Tele-GroteskNor" w:hAnsi="Tele-GroteskNor"/>
                <w:lang w:val="en-GB"/>
              </w:rPr>
            </w:pPr>
            <w:r w:rsidRPr="00902B41">
              <w:rPr>
                <w:rFonts w:ascii="Tele-GroteskNor" w:hAnsi="Tele-GroteskNor"/>
                <w:lang w:val="en-US"/>
              </w:rPr>
              <w:t>GDPR article 6 (1)(c) Bookkeeping Act</w:t>
            </w:r>
            <w:r>
              <w:rPr>
                <w:rFonts w:ascii="Tele-GroteskNor" w:hAnsi="Tele-GroteskNor"/>
                <w:lang w:val="en-US"/>
              </w:rPr>
              <w:t xml:space="preserve"> </w:t>
            </w:r>
            <w:r w:rsidRPr="00902B41">
              <w:rPr>
                <w:rFonts w:ascii="Tele-GroteskNor" w:hAnsi="Tele-GroteskNor"/>
                <w:lang w:val="en-US"/>
              </w:rPr>
              <w:t>§ 13</w:t>
            </w:r>
          </w:p>
        </w:tc>
      </w:tr>
    </w:tbl>
    <w:p w14:paraId="0A385753" w14:textId="33282CC8" w:rsidR="00672540" w:rsidRDefault="00672540">
      <w:pPr>
        <w:rPr>
          <w:sz w:val="20"/>
          <w:szCs w:val="20"/>
        </w:rPr>
      </w:pPr>
    </w:p>
    <w:tbl>
      <w:tblPr>
        <w:tblStyle w:val="TableGrid"/>
        <w:tblW w:w="9918" w:type="dxa"/>
        <w:tblLayout w:type="fixed"/>
        <w:tblLook w:val="04A0" w:firstRow="1" w:lastRow="0" w:firstColumn="1" w:lastColumn="0" w:noHBand="0" w:noVBand="1"/>
      </w:tblPr>
      <w:tblGrid>
        <w:gridCol w:w="2689"/>
        <w:gridCol w:w="2267"/>
        <w:gridCol w:w="2610"/>
        <w:gridCol w:w="2352"/>
      </w:tblGrid>
      <w:tr w:rsidR="00585733" w:rsidRPr="002C49DD" w14:paraId="39106C07" w14:textId="77777777" w:rsidTr="13F5212B">
        <w:tc>
          <w:tcPr>
            <w:tcW w:w="9918" w:type="dxa"/>
            <w:gridSpan w:val="4"/>
            <w:shd w:val="clear" w:color="auto" w:fill="BFBFBF" w:themeFill="background1" w:themeFillShade="BF"/>
          </w:tcPr>
          <w:p w14:paraId="224E8351" w14:textId="54E9EC6E" w:rsidR="00585733" w:rsidRPr="002C49DD" w:rsidRDefault="5175B888" w:rsidP="006B3B3B">
            <w:r w:rsidRPr="13F5212B">
              <w:rPr>
                <w:rFonts w:ascii="Tele-GroteskNor" w:hAnsi="Tele-GroteskNor"/>
                <w:b/>
                <w:bCs/>
                <w:sz w:val="24"/>
                <w:szCs w:val="24"/>
                <w:lang w:val="en-GB"/>
              </w:rPr>
              <w:t xml:space="preserve">Financial </w:t>
            </w:r>
            <w:r w:rsidR="58AEE1DD" w:rsidRPr="13F5212B">
              <w:rPr>
                <w:rFonts w:ascii="Tele-GroteskNor" w:hAnsi="Tele-GroteskNor"/>
                <w:b/>
                <w:bCs/>
                <w:sz w:val="24"/>
                <w:szCs w:val="24"/>
                <w:lang w:val="en-GB"/>
              </w:rPr>
              <w:t>data</w:t>
            </w:r>
          </w:p>
        </w:tc>
      </w:tr>
      <w:tr w:rsidR="00585733" w:rsidRPr="002C49DD" w14:paraId="0A4CE635" w14:textId="77777777" w:rsidTr="13F5212B">
        <w:tc>
          <w:tcPr>
            <w:tcW w:w="2689" w:type="dxa"/>
            <w:shd w:val="clear" w:color="auto" w:fill="BFBFBF" w:themeFill="background1" w:themeFillShade="BF"/>
          </w:tcPr>
          <w:p w14:paraId="460D2BD3" w14:textId="77777777" w:rsidR="00585733" w:rsidRPr="002C49DD" w:rsidRDefault="00585733"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02570AFC" w14:textId="77777777" w:rsidR="00585733" w:rsidRPr="002C49DD" w:rsidRDefault="00585733"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604D040B" w14:textId="77777777" w:rsidR="00585733" w:rsidRPr="002C49DD" w:rsidRDefault="00585733"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05A0F112" w14:textId="77777777" w:rsidR="00585733" w:rsidRPr="002C49DD" w:rsidRDefault="00585733" w:rsidP="006B3B3B">
            <w:pPr>
              <w:rPr>
                <w:rFonts w:ascii="Tele-GroteskNor" w:hAnsi="Tele-GroteskNor"/>
                <w:b/>
                <w:sz w:val="24"/>
                <w:lang w:val="en-GB"/>
              </w:rPr>
            </w:pPr>
            <w:r w:rsidRPr="002C49DD">
              <w:rPr>
                <w:rFonts w:ascii="Tele-GroteskNor" w:hAnsi="Tele-GroteskNor"/>
                <w:b/>
                <w:sz w:val="24"/>
                <w:lang w:val="en-GB"/>
              </w:rPr>
              <w:t>Reference</w:t>
            </w:r>
          </w:p>
        </w:tc>
      </w:tr>
      <w:tr w:rsidR="00585733" w:rsidRPr="005F0C03" w14:paraId="3D7C0EA7" w14:textId="77777777" w:rsidTr="13F5212B">
        <w:tc>
          <w:tcPr>
            <w:tcW w:w="2689" w:type="dxa"/>
          </w:tcPr>
          <w:p w14:paraId="4328283D" w14:textId="77777777" w:rsidR="00585733" w:rsidRPr="002C49DD" w:rsidRDefault="00585733" w:rsidP="006B3B3B">
            <w:pPr>
              <w:rPr>
                <w:rFonts w:ascii="Tele-GroteskNor" w:hAnsi="Tele-GroteskNor"/>
                <w:lang w:val="en-GB"/>
              </w:rPr>
            </w:pPr>
            <w:r>
              <w:rPr>
                <w:rFonts w:ascii="Tele-GroteskNor" w:hAnsi="Tele-GroteskNor"/>
                <w:lang w:val="en-GB"/>
              </w:rPr>
              <w:t>Supplier Contracts</w:t>
            </w:r>
          </w:p>
        </w:tc>
        <w:tc>
          <w:tcPr>
            <w:tcW w:w="2267" w:type="dxa"/>
          </w:tcPr>
          <w:p w14:paraId="769C93B5" w14:textId="77777777" w:rsidR="00585733" w:rsidRDefault="00585733" w:rsidP="006B3B3B">
            <w:pPr>
              <w:rPr>
                <w:rFonts w:ascii="Tele-GroteskNor" w:hAnsi="Tele-GroteskNor"/>
                <w:lang w:val="en-GB"/>
              </w:rPr>
            </w:pPr>
            <w:r>
              <w:rPr>
                <w:rFonts w:ascii="Tele-GroteskNor" w:hAnsi="Tele-GroteskNor"/>
                <w:lang w:val="en-GB"/>
              </w:rPr>
              <w:t xml:space="preserve">Minimum 3.5 years after contract is terminated from the end of the </w:t>
            </w:r>
            <w:r w:rsidRPr="51A71CBC">
              <w:rPr>
                <w:rFonts w:ascii="Tele-GroteskNor" w:hAnsi="Tele-GroteskNor"/>
                <w:lang w:val="en-GB"/>
              </w:rPr>
              <w:t>fiscal year</w:t>
            </w:r>
          </w:p>
        </w:tc>
        <w:tc>
          <w:tcPr>
            <w:tcW w:w="2610" w:type="dxa"/>
          </w:tcPr>
          <w:p w14:paraId="6FDB8801" w14:textId="77777777" w:rsidR="00585733" w:rsidRPr="00930F4A" w:rsidRDefault="00585733" w:rsidP="006B3B3B">
            <w:pPr>
              <w:rPr>
                <w:rFonts w:ascii="Tele-GroteskNor" w:hAnsi="Tele-GroteskNor"/>
                <w:lang w:val="en-GB"/>
              </w:rPr>
            </w:pPr>
            <w:r>
              <w:rPr>
                <w:rFonts w:ascii="Tele-GroteskNor" w:hAnsi="Tele-GroteskNor"/>
                <w:lang w:val="en-GB"/>
              </w:rPr>
              <w:t>Paper or electronic</w:t>
            </w:r>
          </w:p>
        </w:tc>
        <w:tc>
          <w:tcPr>
            <w:tcW w:w="2352" w:type="dxa"/>
          </w:tcPr>
          <w:p w14:paraId="53FD74F0" w14:textId="77777777" w:rsidR="00585733" w:rsidRPr="002C49DD" w:rsidRDefault="00585733" w:rsidP="006B3B3B">
            <w:pPr>
              <w:rPr>
                <w:rFonts w:ascii="Tele-GroteskNor" w:hAnsi="Tele-GroteskNor"/>
                <w:lang w:val="en-GB"/>
              </w:rPr>
            </w:pPr>
            <w:r w:rsidRPr="00F04839">
              <w:rPr>
                <w:rFonts w:ascii="Tele-GroteskNor" w:hAnsi="Tele-GroteskNor"/>
                <w:lang w:val="en-US"/>
              </w:rPr>
              <w:t xml:space="preserve">GDPR article 6 (1)(c) </w:t>
            </w:r>
            <w:r w:rsidRPr="00F04839">
              <w:rPr>
                <w:rFonts w:ascii="Tele-GroteskNor" w:hAnsi="Tele-GroteskNor"/>
                <w:lang w:val="en-US"/>
              </w:rPr>
              <w:br/>
            </w:r>
            <w:r w:rsidRPr="00F04839">
              <w:rPr>
                <w:rFonts w:ascii="Tele-GroteskNor" w:hAnsi="Tele-GroteskNor"/>
                <w:lang w:val="en-GB"/>
              </w:rPr>
              <w:t>Bookkeeping Act</w:t>
            </w:r>
            <w:r>
              <w:rPr>
                <w:rFonts w:ascii="Tele-GroteskNor" w:hAnsi="Tele-GroteskNor"/>
                <w:lang w:val="en-GB"/>
              </w:rPr>
              <w:t xml:space="preserve"> §13</w:t>
            </w:r>
          </w:p>
        </w:tc>
      </w:tr>
      <w:tr w:rsidR="00585733" w:rsidRPr="005F0C03" w14:paraId="325F5AC1" w14:textId="77777777" w:rsidTr="13F5212B">
        <w:tc>
          <w:tcPr>
            <w:tcW w:w="2689" w:type="dxa"/>
          </w:tcPr>
          <w:p w14:paraId="5B4AF2FC" w14:textId="77777777" w:rsidR="00585733" w:rsidRPr="002C49DD" w:rsidRDefault="00585733" w:rsidP="006B3B3B">
            <w:pPr>
              <w:rPr>
                <w:rFonts w:ascii="Tele-GroteskNor" w:hAnsi="Tele-GroteskNor"/>
                <w:lang w:val="en-GB"/>
              </w:rPr>
            </w:pPr>
            <w:r>
              <w:rPr>
                <w:rFonts w:ascii="Tele-GroteskNor" w:hAnsi="Tele-GroteskNor"/>
                <w:lang w:val="en-GB"/>
              </w:rPr>
              <w:lastRenderedPageBreak/>
              <w:t>Purchase Invoices</w:t>
            </w:r>
          </w:p>
        </w:tc>
        <w:tc>
          <w:tcPr>
            <w:tcW w:w="2267" w:type="dxa"/>
          </w:tcPr>
          <w:p w14:paraId="655890FA" w14:textId="77777777" w:rsidR="00585733" w:rsidRDefault="00585733" w:rsidP="006B3B3B">
            <w:pPr>
              <w:rPr>
                <w:rFonts w:ascii="Tele-GroteskNor" w:hAnsi="Tele-GroteskNor"/>
                <w:lang w:val="en-GB"/>
              </w:rPr>
            </w:pPr>
            <w:r>
              <w:rPr>
                <w:rFonts w:ascii="Tele-GroteskNor" w:hAnsi="Tele-GroteskNor"/>
                <w:lang w:val="en-GB"/>
              </w:rPr>
              <w:t xml:space="preserve">5 years from the end of the </w:t>
            </w:r>
            <w:r w:rsidRPr="51A71CBC">
              <w:rPr>
                <w:rFonts w:ascii="Tele-GroteskNor" w:hAnsi="Tele-GroteskNor"/>
                <w:lang w:val="en-GB"/>
              </w:rPr>
              <w:t>fiscal year</w:t>
            </w:r>
          </w:p>
        </w:tc>
        <w:tc>
          <w:tcPr>
            <w:tcW w:w="2610" w:type="dxa"/>
          </w:tcPr>
          <w:p w14:paraId="11BEA216" w14:textId="77777777" w:rsidR="00585733" w:rsidRPr="00930F4A" w:rsidRDefault="00585733" w:rsidP="006B3B3B">
            <w:pPr>
              <w:rPr>
                <w:rFonts w:ascii="Tele-GroteskNor" w:hAnsi="Tele-GroteskNor"/>
                <w:lang w:val="en-GB"/>
              </w:rPr>
            </w:pPr>
            <w:r>
              <w:rPr>
                <w:rFonts w:ascii="Tele-GroteskNor" w:hAnsi="Tele-GroteskNor"/>
                <w:lang w:val="en-GB"/>
              </w:rPr>
              <w:t>Paper or electronic</w:t>
            </w:r>
          </w:p>
        </w:tc>
        <w:tc>
          <w:tcPr>
            <w:tcW w:w="2352" w:type="dxa"/>
          </w:tcPr>
          <w:p w14:paraId="595CE29C" w14:textId="77777777" w:rsidR="00585733" w:rsidRPr="00182661" w:rsidRDefault="00585733" w:rsidP="006B3B3B">
            <w:pPr>
              <w:rPr>
                <w:rFonts w:ascii="Tele-GroteskNor" w:hAnsi="Tele-GroteskNor"/>
                <w:lang w:val="en-GB"/>
              </w:rPr>
            </w:pPr>
            <w:r w:rsidRPr="00182661">
              <w:rPr>
                <w:rFonts w:ascii="Tele-GroteskNor" w:hAnsi="Tele-GroteskNor"/>
                <w:lang w:val="en-GB"/>
              </w:rPr>
              <w:t>GDPR article 6 (1)(c)</w:t>
            </w:r>
          </w:p>
          <w:p w14:paraId="5B6E527D" w14:textId="77777777" w:rsidR="00585733" w:rsidRPr="002C49DD" w:rsidRDefault="00585733" w:rsidP="006B3B3B">
            <w:pPr>
              <w:rPr>
                <w:rFonts w:ascii="Tele-GroteskNor" w:hAnsi="Tele-GroteskNor"/>
                <w:lang w:val="en-GB"/>
              </w:rPr>
            </w:pPr>
            <w:r w:rsidRPr="00F04839">
              <w:rPr>
                <w:rFonts w:ascii="Tele-GroteskNor" w:hAnsi="Tele-GroteskNor"/>
                <w:lang w:val="en-GB"/>
              </w:rPr>
              <w:t>Bookkeeping Act</w:t>
            </w:r>
            <w:r>
              <w:rPr>
                <w:rFonts w:ascii="Tele-GroteskNor" w:hAnsi="Tele-GroteskNor"/>
                <w:lang w:val="en-GB"/>
              </w:rPr>
              <w:t xml:space="preserve"> §13</w:t>
            </w:r>
          </w:p>
        </w:tc>
      </w:tr>
      <w:tr w:rsidR="00585733" w:rsidRPr="002C49DD" w14:paraId="37EA4C3B" w14:textId="77777777" w:rsidTr="13F5212B">
        <w:tc>
          <w:tcPr>
            <w:tcW w:w="2689" w:type="dxa"/>
          </w:tcPr>
          <w:p w14:paraId="0F2973AF" w14:textId="77777777" w:rsidR="00585733" w:rsidRPr="002C49DD" w:rsidRDefault="00585733" w:rsidP="006B3B3B">
            <w:pPr>
              <w:rPr>
                <w:rFonts w:ascii="Tele-GroteskNor" w:hAnsi="Tele-GroteskNor"/>
                <w:lang w:val="en-GB"/>
              </w:rPr>
            </w:pPr>
            <w:r>
              <w:rPr>
                <w:rFonts w:ascii="Tele-GroteskNor" w:hAnsi="Tele-GroteskNor"/>
                <w:lang w:val="en-GB"/>
              </w:rPr>
              <w:t>Credit cards receipt</w:t>
            </w:r>
          </w:p>
        </w:tc>
        <w:tc>
          <w:tcPr>
            <w:tcW w:w="2267" w:type="dxa"/>
          </w:tcPr>
          <w:p w14:paraId="4447C4AF" w14:textId="77777777" w:rsidR="00585733" w:rsidRDefault="00585733" w:rsidP="006B3B3B">
            <w:pPr>
              <w:rPr>
                <w:rFonts w:ascii="Tele-GroteskNor" w:hAnsi="Tele-GroteskNor"/>
                <w:lang w:val="en-GB"/>
              </w:rPr>
            </w:pPr>
            <w:r>
              <w:rPr>
                <w:rFonts w:ascii="Tele-GroteskNor" w:hAnsi="Tele-GroteskNor"/>
                <w:lang w:val="en-GB"/>
              </w:rPr>
              <w:t>3,5 years</w:t>
            </w:r>
          </w:p>
        </w:tc>
        <w:tc>
          <w:tcPr>
            <w:tcW w:w="2610" w:type="dxa"/>
          </w:tcPr>
          <w:p w14:paraId="10514BB0" w14:textId="77777777" w:rsidR="00585733" w:rsidRPr="00930F4A" w:rsidRDefault="00585733" w:rsidP="006B3B3B">
            <w:pPr>
              <w:rPr>
                <w:rFonts w:ascii="Tele-GroteskNor" w:hAnsi="Tele-GroteskNor"/>
                <w:lang w:val="en-GB"/>
              </w:rPr>
            </w:pPr>
            <w:r>
              <w:rPr>
                <w:rFonts w:ascii="Tele-GroteskNor" w:hAnsi="Tele-GroteskNor"/>
                <w:lang w:val="en-GB"/>
              </w:rPr>
              <w:t>Paper or electronic</w:t>
            </w:r>
          </w:p>
        </w:tc>
        <w:tc>
          <w:tcPr>
            <w:tcW w:w="2352" w:type="dxa"/>
          </w:tcPr>
          <w:p w14:paraId="19D157D0" w14:textId="77777777" w:rsidR="00585733" w:rsidRPr="00612D23" w:rsidRDefault="00585733" w:rsidP="006B3B3B">
            <w:pPr>
              <w:rPr>
                <w:rFonts w:ascii="Tele-GroteskNor" w:hAnsi="Tele-GroteskNor"/>
                <w:lang w:val="en-US"/>
              </w:rPr>
            </w:pPr>
            <w:r w:rsidRPr="00612D23">
              <w:rPr>
                <w:rFonts w:ascii="Tele-GroteskNor" w:hAnsi="Tele-GroteskNor"/>
                <w:lang w:val="en-US"/>
              </w:rPr>
              <w:t>GDPR article 6 (1)(c)</w:t>
            </w:r>
          </w:p>
          <w:p w14:paraId="0F2274DF" w14:textId="77777777" w:rsidR="00585733" w:rsidRPr="002C49DD" w:rsidRDefault="00585733" w:rsidP="006B3B3B">
            <w:pPr>
              <w:rPr>
                <w:rFonts w:ascii="Tele-GroteskNor" w:hAnsi="Tele-GroteskNor"/>
                <w:lang w:val="en-GB"/>
              </w:rPr>
            </w:pPr>
            <w:r w:rsidRPr="00612D23">
              <w:rPr>
                <w:rFonts w:ascii="Tele-GroteskNor" w:hAnsi="Tele-GroteskNor"/>
                <w:lang w:val="en-US"/>
              </w:rPr>
              <w:t xml:space="preserve">Regulation on bookkeeping § 7-3 </w:t>
            </w:r>
            <w:r w:rsidRPr="00612D23">
              <w:rPr>
                <w:rFonts w:ascii="Tele-GroteskNor" w:hAnsi="Tele-GroteskNor"/>
                <w:lang w:val="en-US"/>
              </w:rPr>
              <w:br/>
            </w:r>
            <w:r>
              <w:rPr>
                <w:rFonts w:ascii="Tele-GroteskNor" w:hAnsi="Tele-GroteskNor"/>
                <w:lang w:val="en-US"/>
              </w:rPr>
              <w:br/>
            </w:r>
            <w:r>
              <w:rPr>
                <w:rFonts w:ascii="Tele-GroteskNor" w:hAnsi="Tele-GroteskNor"/>
                <w:lang w:val="en-GB"/>
              </w:rPr>
              <w:t>For Tax purposes</w:t>
            </w:r>
          </w:p>
        </w:tc>
      </w:tr>
      <w:tr w:rsidR="00AB0FB3" w:rsidRPr="002C49DD" w14:paraId="02652429" w14:textId="77777777" w:rsidTr="13F5212B">
        <w:tc>
          <w:tcPr>
            <w:tcW w:w="2689" w:type="dxa"/>
          </w:tcPr>
          <w:p w14:paraId="03A07F0B" w14:textId="67E1B81F" w:rsidR="00AB0FB3" w:rsidRPr="00AB0FB3" w:rsidRDefault="00AB0FB3" w:rsidP="00AB0FB3">
            <w:pPr>
              <w:rPr>
                <w:rFonts w:ascii="Tele-GroteskNor" w:hAnsi="Tele-GroteskNor"/>
                <w:lang w:val="en-US"/>
              </w:rPr>
            </w:pPr>
            <w:r>
              <w:rPr>
                <w:rFonts w:ascii="Tele-GroteskNor" w:hAnsi="Tele-GroteskNor"/>
                <w:lang w:val="en-GB"/>
              </w:rPr>
              <w:t>Income Tax records and correspondence</w:t>
            </w:r>
          </w:p>
        </w:tc>
        <w:tc>
          <w:tcPr>
            <w:tcW w:w="2267" w:type="dxa"/>
          </w:tcPr>
          <w:p w14:paraId="3F367175" w14:textId="59615DD8" w:rsidR="00AB0FB3" w:rsidRPr="00AB0FB3" w:rsidRDefault="00AB0FB3" w:rsidP="00AB0FB3">
            <w:pPr>
              <w:rPr>
                <w:rFonts w:ascii="Tele-GroteskNor" w:hAnsi="Tele-GroteskNor"/>
                <w:lang w:val="en-US"/>
              </w:rPr>
            </w:pPr>
            <w:r>
              <w:rPr>
                <w:rFonts w:ascii="Tele-GroteskNor" w:hAnsi="Tele-GroteskNor"/>
                <w:lang w:val="en-GB"/>
              </w:rPr>
              <w:t xml:space="preserve">Kept during employment, and for at least 5 years after the end of the </w:t>
            </w:r>
            <w:r w:rsidRPr="51A71CBC">
              <w:rPr>
                <w:rFonts w:ascii="Tele-GroteskNor" w:hAnsi="Tele-GroteskNor"/>
                <w:lang w:val="en-GB"/>
              </w:rPr>
              <w:t>fiscal year</w:t>
            </w:r>
          </w:p>
        </w:tc>
        <w:tc>
          <w:tcPr>
            <w:tcW w:w="2610" w:type="dxa"/>
          </w:tcPr>
          <w:p w14:paraId="26AB72A4" w14:textId="075A067B" w:rsidR="00AB0FB3" w:rsidRDefault="00AB0FB3" w:rsidP="00AB0FB3">
            <w:pPr>
              <w:rPr>
                <w:rFonts w:ascii="Tele-GroteskNor" w:hAnsi="Tele-GroteskNor"/>
              </w:rPr>
            </w:pPr>
            <w:r>
              <w:rPr>
                <w:rFonts w:ascii="Tele-GroteskNor" w:hAnsi="Tele-GroteskNor"/>
                <w:lang w:val="en-GB"/>
              </w:rPr>
              <w:t>Paper or electronic</w:t>
            </w:r>
          </w:p>
        </w:tc>
        <w:tc>
          <w:tcPr>
            <w:tcW w:w="2352" w:type="dxa"/>
          </w:tcPr>
          <w:p w14:paraId="23B75C73" w14:textId="77777777" w:rsidR="00AB0FB3" w:rsidRPr="00182661" w:rsidRDefault="00AB0FB3" w:rsidP="00AB0FB3">
            <w:pPr>
              <w:rPr>
                <w:rFonts w:ascii="Tele-GroteskNor" w:hAnsi="Tele-GroteskNor"/>
                <w:lang w:val="en-GB"/>
              </w:rPr>
            </w:pPr>
            <w:r w:rsidRPr="00182661">
              <w:rPr>
                <w:rFonts w:ascii="Tele-GroteskNor" w:hAnsi="Tele-GroteskNor"/>
                <w:lang w:val="en-GB"/>
              </w:rPr>
              <w:t>GDPR article 6(1)(c)</w:t>
            </w:r>
          </w:p>
          <w:p w14:paraId="4C62715B" w14:textId="77777777" w:rsidR="00AB0FB3" w:rsidRPr="00182661" w:rsidRDefault="00AB0FB3" w:rsidP="00AB0FB3">
            <w:pPr>
              <w:rPr>
                <w:rFonts w:ascii="Tele-GroteskNor" w:hAnsi="Tele-GroteskNor"/>
                <w:lang w:val="en-GB"/>
              </w:rPr>
            </w:pPr>
          </w:p>
          <w:p w14:paraId="1A59CEF4" w14:textId="77A39822" w:rsidR="00AB0FB3" w:rsidRPr="00612D23" w:rsidRDefault="00AB0FB3" w:rsidP="00AB0FB3">
            <w:pPr>
              <w:rPr>
                <w:rFonts w:ascii="Tele-GroteskNor" w:hAnsi="Tele-GroteskNor"/>
                <w:lang w:val="en-US"/>
              </w:rPr>
            </w:pPr>
            <w:r w:rsidRPr="00E351BE">
              <w:rPr>
                <w:rFonts w:ascii="Tele-GroteskNor" w:hAnsi="Tele-GroteskNor"/>
                <w:lang w:val="en-US"/>
              </w:rPr>
              <w:t xml:space="preserve">Bookkeeping Act § 13 and </w:t>
            </w:r>
            <w:r>
              <w:rPr>
                <w:rFonts w:ascii="Tele-GroteskNor" w:hAnsi="Tele-GroteskNor"/>
                <w:lang w:val="en-US"/>
              </w:rPr>
              <w:t>R</w:t>
            </w:r>
            <w:r w:rsidRPr="00E351BE">
              <w:rPr>
                <w:rFonts w:ascii="Tele-GroteskNor" w:hAnsi="Tele-GroteskNor"/>
                <w:lang w:val="en-US"/>
              </w:rPr>
              <w:t>egulation o</w:t>
            </w:r>
            <w:r>
              <w:rPr>
                <w:rFonts w:ascii="Tele-GroteskNor" w:hAnsi="Tele-GroteskNor"/>
                <w:lang w:val="en-US"/>
              </w:rPr>
              <w:t>n Bookkeeping § 5-6</w:t>
            </w:r>
          </w:p>
        </w:tc>
      </w:tr>
      <w:tr w:rsidR="003F7E4B" w:rsidRPr="002C49DD" w14:paraId="74E2B33C" w14:textId="77777777" w:rsidTr="13F5212B">
        <w:tc>
          <w:tcPr>
            <w:tcW w:w="2689" w:type="dxa"/>
          </w:tcPr>
          <w:p w14:paraId="21133057" w14:textId="77777777" w:rsidR="003F7E4B" w:rsidRDefault="003F7E4B" w:rsidP="003F7E4B">
            <w:pPr>
              <w:rPr>
                <w:rFonts w:ascii="Tele-GroteskNor" w:hAnsi="Tele-GroteskNor"/>
                <w:lang w:val="en-GB"/>
              </w:rPr>
            </w:pPr>
            <w:r>
              <w:rPr>
                <w:rFonts w:ascii="Tele-GroteskNor" w:hAnsi="Tele-GroteskNor"/>
                <w:lang w:val="en-GB"/>
              </w:rPr>
              <w:t xml:space="preserve">Wage and salary records </w:t>
            </w:r>
          </w:p>
          <w:p w14:paraId="3B26133F" w14:textId="3FD63D04" w:rsidR="003F7E4B" w:rsidRPr="003F7E4B" w:rsidRDefault="003F7E4B" w:rsidP="003F7E4B">
            <w:pPr>
              <w:rPr>
                <w:rFonts w:ascii="Tele-GroteskNor" w:hAnsi="Tele-GroteskNor"/>
                <w:lang w:val="en-US"/>
              </w:rPr>
            </w:pPr>
            <w:r>
              <w:rPr>
                <w:rFonts w:ascii="Tele-GroteskNor" w:hAnsi="Tele-GroteskNor"/>
                <w:lang w:val="en-GB"/>
              </w:rPr>
              <w:t>(expenses)</w:t>
            </w:r>
          </w:p>
        </w:tc>
        <w:tc>
          <w:tcPr>
            <w:tcW w:w="2267" w:type="dxa"/>
          </w:tcPr>
          <w:p w14:paraId="3EBD1F98" w14:textId="3CCF3890" w:rsidR="003F7E4B" w:rsidRDefault="003F7E4B" w:rsidP="003F7E4B">
            <w:pPr>
              <w:rPr>
                <w:rFonts w:ascii="Tele-GroteskNor" w:hAnsi="Tele-GroteskNor"/>
              </w:rPr>
            </w:pPr>
            <w:r>
              <w:rPr>
                <w:rFonts w:ascii="Tele-GroteskNor" w:hAnsi="Tele-GroteskNor"/>
                <w:lang w:val="en-GB"/>
              </w:rPr>
              <w:t>Minimum 5 years</w:t>
            </w:r>
          </w:p>
        </w:tc>
        <w:tc>
          <w:tcPr>
            <w:tcW w:w="2610" w:type="dxa"/>
          </w:tcPr>
          <w:p w14:paraId="7871DD89" w14:textId="74B9BA4F" w:rsidR="003F7E4B" w:rsidRDefault="003F7E4B" w:rsidP="003F7E4B">
            <w:pPr>
              <w:rPr>
                <w:rFonts w:ascii="Tele-GroteskNor" w:hAnsi="Tele-GroteskNor"/>
              </w:rPr>
            </w:pPr>
            <w:r>
              <w:rPr>
                <w:rFonts w:ascii="Tele-GroteskNor" w:hAnsi="Tele-GroteskNor"/>
                <w:lang w:val="en-GB"/>
              </w:rPr>
              <w:t>Paper or electronic</w:t>
            </w:r>
          </w:p>
        </w:tc>
        <w:tc>
          <w:tcPr>
            <w:tcW w:w="2352" w:type="dxa"/>
          </w:tcPr>
          <w:p w14:paraId="434CD05F" w14:textId="142D6C47" w:rsidR="003F7E4B" w:rsidRPr="003F7E4B" w:rsidRDefault="003F7E4B" w:rsidP="003F7E4B">
            <w:pPr>
              <w:rPr>
                <w:rFonts w:ascii="Tele-GroteskNor" w:hAnsi="Tele-GroteskNor"/>
                <w:lang w:val="en-US"/>
              </w:rPr>
            </w:pPr>
            <w:r w:rsidRPr="00FA3089">
              <w:rPr>
                <w:rFonts w:ascii="Tele-GroteskNor" w:hAnsi="Tele-GroteskNor"/>
                <w:lang w:val="en-US"/>
              </w:rPr>
              <w:t xml:space="preserve">GDPR article 6 (1)(c) </w:t>
            </w:r>
            <w:r w:rsidRPr="00FA3089">
              <w:rPr>
                <w:rFonts w:ascii="Tele-GroteskNor" w:hAnsi="Tele-GroteskNor"/>
                <w:lang w:val="en-US"/>
              </w:rPr>
              <w:br/>
            </w:r>
            <w:r w:rsidRPr="00FA3089">
              <w:rPr>
                <w:rFonts w:ascii="Tele-GroteskNor" w:hAnsi="Tele-GroteskNor"/>
                <w:lang w:val="en-US"/>
              </w:rPr>
              <w:br/>
              <w:t>Regulation on bookkeeping § 7-3</w:t>
            </w:r>
          </w:p>
        </w:tc>
      </w:tr>
    </w:tbl>
    <w:p w14:paraId="274AB386" w14:textId="41799A47" w:rsidR="00490572" w:rsidRDefault="00490572">
      <w:pPr>
        <w:rPr>
          <w:sz w:val="20"/>
          <w:szCs w:val="20"/>
        </w:rPr>
      </w:pPr>
    </w:p>
    <w:tbl>
      <w:tblPr>
        <w:tblStyle w:val="TableGrid"/>
        <w:tblW w:w="9918" w:type="dxa"/>
        <w:tblLayout w:type="fixed"/>
        <w:tblLook w:val="04A0" w:firstRow="1" w:lastRow="0" w:firstColumn="1" w:lastColumn="0" w:noHBand="0" w:noVBand="1"/>
      </w:tblPr>
      <w:tblGrid>
        <w:gridCol w:w="2689"/>
        <w:gridCol w:w="2267"/>
        <w:gridCol w:w="2610"/>
        <w:gridCol w:w="2352"/>
      </w:tblGrid>
      <w:tr w:rsidR="00BE39D8" w:rsidRPr="002C49DD" w14:paraId="196BFD68" w14:textId="77777777" w:rsidTr="13F5212B">
        <w:tc>
          <w:tcPr>
            <w:tcW w:w="9918" w:type="dxa"/>
            <w:gridSpan w:val="4"/>
            <w:shd w:val="clear" w:color="auto" w:fill="BFBFBF" w:themeFill="background1" w:themeFillShade="BF"/>
          </w:tcPr>
          <w:p w14:paraId="56D73729" w14:textId="7D1FA972" w:rsidR="00BE39D8" w:rsidRPr="002C49DD" w:rsidRDefault="00AE5C3B" w:rsidP="006B3B3B">
            <w:pPr>
              <w:rPr>
                <w:rFonts w:ascii="Tele-GroteskNor" w:hAnsi="Tele-GroteskNor"/>
                <w:b/>
                <w:sz w:val="24"/>
                <w:lang w:val="en-GB"/>
              </w:rPr>
            </w:pPr>
            <w:r>
              <w:rPr>
                <w:rFonts w:ascii="Tele-GroteskNor" w:hAnsi="Tele-GroteskNor"/>
                <w:b/>
                <w:sz w:val="24"/>
                <w:lang w:val="en-GB"/>
              </w:rPr>
              <w:t>Guest d</w:t>
            </w:r>
            <w:r w:rsidR="00BE39D8">
              <w:rPr>
                <w:rFonts w:ascii="Tele-GroteskNor" w:hAnsi="Tele-GroteskNor"/>
                <w:b/>
                <w:sz w:val="24"/>
                <w:lang w:val="en-GB"/>
              </w:rPr>
              <w:t>ata</w:t>
            </w:r>
          </w:p>
        </w:tc>
      </w:tr>
      <w:tr w:rsidR="00BE39D8" w:rsidRPr="002C49DD" w14:paraId="07130679" w14:textId="77777777" w:rsidTr="13F5212B">
        <w:tc>
          <w:tcPr>
            <w:tcW w:w="2689" w:type="dxa"/>
            <w:shd w:val="clear" w:color="auto" w:fill="BFBFBF" w:themeFill="background1" w:themeFillShade="BF"/>
          </w:tcPr>
          <w:p w14:paraId="5EE54CA1" w14:textId="77777777" w:rsidR="00BE39D8" w:rsidRPr="002C49DD" w:rsidRDefault="00BE39D8"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1DB9B221" w14:textId="77777777" w:rsidR="00BE39D8" w:rsidRPr="002C49DD" w:rsidRDefault="00BE39D8"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77F35634" w14:textId="77777777" w:rsidR="00BE39D8" w:rsidRPr="002C49DD" w:rsidRDefault="00BE39D8"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4D3F0E43" w14:textId="77777777" w:rsidR="00BE39D8" w:rsidRPr="002C49DD" w:rsidRDefault="00BE39D8" w:rsidP="006B3B3B">
            <w:pPr>
              <w:rPr>
                <w:rFonts w:ascii="Tele-GroteskNor" w:hAnsi="Tele-GroteskNor"/>
                <w:b/>
                <w:sz w:val="24"/>
                <w:lang w:val="en-GB"/>
              </w:rPr>
            </w:pPr>
            <w:r w:rsidRPr="002C49DD">
              <w:rPr>
                <w:rFonts w:ascii="Tele-GroteskNor" w:hAnsi="Tele-GroteskNor"/>
                <w:b/>
                <w:sz w:val="24"/>
                <w:lang w:val="en-GB"/>
              </w:rPr>
              <w:t>Reference</w:t>
            </w:r>
          </w:p>
        </w:tc>
      </w:tr>
      <w:tr w:rsidR="00BE39D8" w:rsidRPr="005F0C03" w14:paraId="44F2DE0C" w14:textId="77777777" w:rsidTr="13F5212B">
        <w:tc>
          <w:tcPr>
            <w:tcW w:w="2689" w:type="dxa"/>
          </w:tcPr>
          <w:p w14:paraId="7FEBF32B" w14:textId="77777777" w:rsidR="00BE39D8" w:rsidRPr="002C49DD" w:rsidRDefault="00BE39D8" w:rsidP="006B3B3B">
            <w:pPr>
              <w:rPr>
                <w:rFonts w:ascii="Tele-GroteskNor" w:hAnsi="Tele-GroteskNor"/>
                <w:lang w:val="en-GB"/>
              </w:rPr>
            </w:pPr>
            <w:r>
              <w:rPr>
                <w:rFonts w:ascii="Tele-GroteskNor" w:hAnsi="Tele-GroteskNor"/>
                <w:lang w:val="en-GB"/>
              </w:rPr>
              <w:t xml:space="preserve">Registration Cards </w:t>
            </w:r>
          </w:p>
        </w:tc>
        <w:tc>
          <w:tcPr>
            <w:tcW w:w="2267" w:type="dxa"/>
          </w:tcPr>
          <w:p w14:paraId="19DCC710" w14:textId="57C62D45" w:rsidR="00BE39D8" w:rsidRDefault="00BE39D8" w:rsidP="006B3B3B">
            <w:pPr>
              <w:rPr>
                <w:rFonts w:ascii="Tele-GroteskNor" w:hAnsi="Tele-GroteskNor"/>
                <w:lang w:val="en-GB"/>
              </w:rPr>
            </w:pPr>
            <w:r>
              <w:rPr>
                <w:rFonts w:ascii="Tele-GroteskNor" w:hAnsi="Tele-GroteskNor"/>
                <w:lang w:val="en-GB"/>
              </w:rPr>
              <w:t xml:space="preserve">As long as the guest is staying at the hotel and then for </w:t>
            </w:r>
            <w:r w:rsidR="003F7E4B">
              <w:rPr>
                <w:rFonts w:ascii="Tele-GroteskNor" w:hAnsi="Tele-GroteskNor"/>
                <w:lang w:val="en-NL"/>
              </w:rPr>
              <w:t>1</w:t>
            </w:r>
            <w:r>
              <w:rPr>
                <w:rFonts w:ascii="Tele-GroteskNor" w:hAnsi="Tele-GroteskNor"/>
                <w:lang w:val="en-GB"/>
              </w:rPr>
              <w:t xml:space="preserve"> year</w:t>
            </w:r>
          </w:p>
        </w:tc>
        <w:tc>
          <w:tcPr>
            <w:tcW w:w="2610" w:type="dxa"/>
          </w:tcPr>
          <w:p w14:paraId="45CD6FD4" w14:textId="77777777" w:rsidR="00BE39D8" w:rsidRPr="00930F4A" w:rsidRDefault="00BE39D8" w:rsidP="006B3B3B">
            <w:pPr>
              <w:rPr>
                <w:rFonts w:ascii="Tele-GroteskNor" w:hAnsi="Tele-GroteskNor"/>
                <w:lang w:val="en-GB"/>
              </w:rPr>
            </w:pPr>
            <w:r>
              <w:rPr>
                <w:rFonts w:ascii="Tele-GroteskNor" w:hAnsi="Tele-GroteskNor"/>
                <w:lang w:val="en-GB"/>
              </w:rPr>
              <w:t>Paper or electronic</w:t>
            </w:r>
          </w:p>
        </w:tc>
        <w:tc>
          <w:tcPr>
            <w:tcW w:w="2352" w:type="dxa"/>
          </w:tcPr>
          <w:p w14:paraId="7547E8A3" w14:textId="77777777" w:rsidR="00BE39D8" w:rsidRDefault="00BE39D8" w:rsidP="006B3B3B">
            <w:pPr>
              <w:rPr>
                <w:rFonts w:ascii="Tele-GroteskNor" w:hAnsi="Tele-GroteskNor"/>
                <w:lang w:val="en-US"/>
              </w:rPr>
            </w:pPr>
            <w:r>
              <w:rPr>
                <w:rFonts w:ascii="Tele-GroteskNor" w:hAnsi="Tele-GroteskNor"/>
                <w:lang w:val="en-US"/>
              </w:rPr>
              <w:t>GDPR article 6(1)(b)</w:t>
            </w:r>
          </w:p>
          <w:p w14:paraId="46704059" w14:textId="77777777" w:rsidR="00BE39D8" w:rsidRDefault="00BE39D8" w:rsidP="006B3B3B">
            <w:pPr>
              <w:rPr>
                <w:rFonts w:ascii="Tele-GroteskNor" w:hAnsi="Tele-GroteskNor"/>
                <w:lang w:val="en-US"/>
              </w:rPr>
            </w:pPr>
            <w:r>
              <w:rPr>
                <w:rFonts w:ascii="Tele-GroteskNor" w:hAnsi="Tele-GroteskNor"/>
                <w:lang w:val="en-US"/>
              </w:rPr>
              <w:t xml:space="preserve">After the stay: </w:t>
            </w:r>
          </w:p>
          <w:p w14:paraId="5B6163CE" w14:textId="77777777" w:rsidR="00BE39D8" w:rsidRDefault="00BE39D8" w:rsidP="006B3B3B">
            <w:pPr>
              <w:rPr>
                <w:rFonts w:ascii="Tele-GroteskNor" w:hAnsi="Tele-GroteskNor"/>
                <w:lang w:val="en-US"/>
              </w:rPr>
            </w:pPr>
          </w:p>
          <w:p w14:paraId="423ECEFF" w14:textId="77777777" w:rsidR="00BE39D8" w:rsidRDefault="00BE39D8" w:rsidP="006B3B3B">
            <w:pPr>
              <w:rPr>
                <w:rFonts w:ascii="Tele-GroteskNor" w:hAnsi="Tele-GroteskNor"/>
                <w:lang w:val="en-US"/>
              </w:rPr>
            </w:pPr>
            <w:r>
              <w:rPr>
                <w:rFonts w:ascii="Tele-GroteskNor" w:hAnsi="Tele-GroteskNor"/>
                <w:lang w:val="en-US"/>
              </w:rPr>
              <w:t>GDPR article 6(1)(f)</w:t>
            </w:r>
          </w:p>
          <w:p w14:paraId="22CB1B01" w14:textId="77777777" w:rsidR="00BE39D8" w:rsidRDefault="00BE39D8" w:rsidP="006B3B3B">
            <w:pPr>
              <w:rPr>
                <w:rFonts w:ascii="Tele-GroteskNor" w:hAnsi="Tele-GroteskNor"/>
                <w:lang w:val="en-US"/>
              </w:rPr>
            </w:pPr>
            <w:r>
              <w:rPr>
                <w:rFonts w:ascii="Tele-GroteskNor" w:hAnsi="Tele-GroteskNor"/>
                <w:lang w:val="en-US"/>
              </w:rPr>
              <w:t>Legitimate interest:</w:t>
            </w:r>
          </w:p>
          <w:p w14:paraId="64D7C6CF" w14:textId="77777777" w:rsidR="00BE39D8" w:rsidRPr="005F0C03" w:rsidRDefault="00BE39D8" w:rsidP="006B3B3B">
            <w:pPr>
              <w:rPr>
                <w:rFonts w:ascii="Tele-GroteskNor" w:hAnsi="Tele-GroteskNor"/>
                <w:lang w:val="en-US"/>
              </w:rPr>
            </w:pPr>
          </w:p>
        </w:tc>
      </w:tr>
      <w:tr w:rsidR="00BE39D8" w:rsidRPr="005F0C03" w14:paraId="4FB99149" w14:textId="77777777" w:rsidTr="13F5212B">
        <w:tc>
          <w:tcPr>
            <w:tcW w:w="2689" w:type="dxa"/>
          </w:tcPr>
          <w:p w14:paraId="343D4CF3" w14:textId="77777777" w:rsidR="00BE39D8" w:rsidRPr="002C49DD" w:rsidRDefault="00BE39D8" w:rsidP="006B3B3B">
            <w:pPr>
              <w:rPr>
                <w:rFonts w:ascii="Tele-GroteskNor" w:hAnsi="Tele-GroteskNor"/>
                <w:lang w:val="en-GB"/>
              </w:rPr>
            </w:pPr>
            <w:r>
              <w:rPr>
                <w:rFonts w:ascii="Tele-GroteskNor" w:hAnsi="Tele-GroteskNor"/>
                <w:lang w:val="en-GB"/>
              </w:rPr>
              <w:t>Sales Invoices</w:t>
            </w:r>
          </w:p>
        </w:tc>
        <w:tc>
          <w:tcPr>
            <w:tcW w:w="2267" w:type="dxa"/>
          </w:tcPr>
          <w:p w14:paraId="2EBDD0E8" w14:textId="77777777" w:rsidR="00BE39D8" w:rsidRDefault="00BE39D8" w:rsidP="006B3B3B">
            <w:pPr>
              <w:rPr>
                <w:rFonts w:ascii="Tele-GroteskNor" w:hAnsi="Tele-GroteskNor"/>
                <w:lang w:val="en-GB"/>
              </w:rPr>
            </w:pPr>
            <w:r>
              <w:rPr>
                <w:rFonts w:ascii="Tele-GroteskNor" w:hAnsi="Tele-GroteskNor"/>
                <w:lang w:val="en-GB"/>
              </w:rPr>
              <w:t>Minimum 5 years</w:t>
            </w:r>
          </w:p>
        </w:tc>
        <w:tc>
          <w:tcPr>
            <w:tcW w:w="2610" w:type="dxa"/>
          </w:tcPr>
          <w:p w14:paraId="43042AD3" w14:textId="77777777" w:rsidR="00BE39D8" w:rsidRPr="00930F4A" w:rsidRDefault="00BE39D8" w:rsidP="006B3B3B">
            <w:pPr>
              <w:rPr>
                <w:rFonts w:ascii="Tele-GroteskNor" w:hAnsi="Tele-GroteskNor"/>
                <w:lang w:val="en-GB"/>
              </w:rPr>
            </w:pPr>
            <w:r>
              <w:rPr>
                <w:rFonts w:ascii="Tele-GroteskNor" w:hAnsi="Tele-GroteskNor"/>
                <w:lang w:val="en-GB"/>
              </w:rPr>
              <w:t>Paper or electronic</w:t>
            </w:r>
          </w:p>
        </w:tc>
        <w:tc>
          <w:tcPr>
            <w:tcW w:w="2352" w:type="dxa"/>
          </w:tcPr>
          <w:p w14:paraId="11EBB2A1" w14:textId="77777777" w:rsidR="00BE39D8" w:rsidRDefault="00BE39D8" w:rsidP="006B3B3B">
            <w:pPr>
              <w:rPr>
                <w:rFonts w:ascii="Tele-GroteskNor" w:hAnsi="Tele-GroteskNor"/>
                <w:lang w:val="en-GB"/>
              </w:rPr>
            </w:pPr>
            <w:r w:rsidRPr="00CB6875">
              <w:rPr>
                <w:rFonts w:ascii="Tele-GroteskNor" w:hAnsi="Tele-GroteskNor"/>
                <w:lang w:val="en-US"/>
              </w:rPr>
              <w:t>GDPR article 6 (1)(c)</w:t>
            </w:r>
          </w:p>
          <w:p w14:paraId="1A307307" w14:textId="77777777" w:rsidR="00BE39D8" w:rsidRPr="002C49DD" w:rsidRDefault="00BE39D8" w:rsidP="006B3B3B">
            <w:pPr>
              <w:rPr>
                <w:rFonts w:ascii="Tele-GroteskNor" w:hAnsi="Tele-GroteskNor"/>
                <w:lang w:val="en-GB"/>
              </w:rPr>
            </w:pPr>
            <w:r w:rsidRPr="00F04839">
              <w:rPr>
                <w:rFonts w:ascii="Tele-GroteskNor" w:hAnsi="Tele-GroteskNor"/>
                <w:lang w:val="en-GB"/>
              </w:rPr>
              <w:t>Bookkeeping Act</w:t>
            </w:r>
            <w:r>
              <w:rPr>
                <w:rFonts w:ascii="Tele-GroteskNor" w:hAnsi="Tele-GroteskNor"/>
                <w:lang w:val="en-GB"/>
              </w:rPr>
              <w:t xml:space="preserve"> §13</w:t>
            </w:r>
          </w:p>
        </w:tc>
      </w:tr>
      <w:tr w:rsidR="00BE39D8" w:rsidRPr="002C49DD" w14:paraId="1FB65649" w14:textId="77777777" w:rsidTr="13F5212B">
        <w:tc>
          <w:tcPr>
            <w:tcW w:w="2689" w:type="dxa"/>
          </w:tcPr>
          <w:p w14:paraId="1D076AC6" w14:textId="77777777" w:rsidR="00BE39D8" w:rsidRPr="002C49DD" w:rsidRDefault="00BE39D8" w:rsidP="006B3B3B">
            <w:pPr>
              <w:rPr>
                <w:rFonts w:ascii="Tele-GroteskNor" w:hAnsi="Tele-GroteskNor"/>
                <w:lang w:val="en-GB"/>
              </w:rPr>
            </w:pPr>
            <w:r>
              <w:rPr>
                <w:rFonts w:ascii="Tele-GroteskNor" w:hAnsi="Tele-GroteskNor"/>
                <w:lang w:val="en-GB"/>
              </w:rPr>
              <w:t>Credit cards receipt</w:t>
            </w:r>
          </w:p>
        </w:tc>
        <w:tc>
          <w:tcPr>
            <w:tcW w:w="2267" w:type="dxa"/>
          </w:tcPr>
          <w:p w14:paraId="4097EBD2" w14:textId="77777777" w:rsidR="00BE39D8" w:rsidRDefault="00BE39D8" w:rsidP="006B3B3B">
            <w:pPr>
              <w:rPr>
                <w:rFonts w:ascii="Tele-GroteskNor" w:hAnsi="Tele-GroteskNor"/>
                <w:lang w:val="en-GB"/>
              </w:rPr>
            </w:pPr>
            <w:r>
              <w:rPr>
                <w:rFonts w:ascii="Tele-GroteskNor" w:hAnsi="Tele-GroteskNor"/>
                <w:lang w:val="en-GB"/>
              </w:rPr>
              <w:t>5 years</w:t>
            </w:r>
          </w:p>
        </w:tc>
        <w:tc>
          <w:tcPr>
            <w:tcW w:w="2610" w:type="dxa"/>
          </w:tcPr>
          <w:p w14:paraId="1F3EB27B" w14:textId="77777777" w:rsidR="00BE39D8" w:rsidRPr="00930F4A" w:rsidRDefault="00BE39D8" w:rsidP="006B3B3B">
            <w:pPr>
              <w:rPr>
                <w:rFonts w:ascii="Tele-GroteskNor" w:hAnsi="Tele-GroteskNor"/>
                <w:lang w:val="en-GB"/>
              </w:rPr>
            </w:pPr>
            <w:r>
              <w:rPr>
                <w:rFonts w:ascii="Tele-GroteskNor" w:hAnsi="Tele-GroteskNor"/>
                <w:lang w:val="en-GB"/>
              </w:rPr>
              <w:t>Paper or electronic</w:t>
            </w:r>
          </w:p>
        </w:tc>
        <w:tc>
          <w:tcPr>
            <w:tcW w:w="2352" w:type="dxa"/>
          </w:tcPr>
          <w:p w14:paraId="4351CE55" w14:textId="77777777" w:rsidR="00BE39D8" w:rsidRDefault="00BE39D8" w:rsidP="006B3B3B">
            <w:pPr>
              <w:rPr>
                <w:rFonts w:ascii="Tele-GroteskNor" w:hAnsi="Tele-GroteskNor"/>
                <w:lang w:val="en-GB"/>
              </w:rPr>
            </w:pPr>
            <w:r>
              <w:rPr>
                <w:rFonts w:ascii="Tele-GroteskNor" w:hAnsi="Tele-GroteskNor"/>
                <w:lang w:val="en-GB"/>
              </w:rPr>
              <w:t>For Tax purposes</w:t>
            </w:r>
            <w:r>
              <w:rPr>
                <w:rFonts w:ascii="Tele-GroteskNor" w:hAnsi="Tele-GroteskNor"/>
                <w:lang w:val="en-GB"/>
              </w:rPr>
              <w:br/>
            </w:r>
            <w:r>
              <w:rPr>
                <w:rFonts w:ascii="Tele-GroteskNor" w:hAnsi="Tele-GroteskNor"/>
                <w:lang w:val="en-GB"/>
              </w:rPr>
              <w:br/>
            </w:r>
            <w:r w:rsidRPr="00CB6875">
              <w:rPr>
                <w:rFonts w:ascii="Tele-GroteskNor" w:hAnsi="Tele-GroteskNor"/>
                <w:lang w:val="en-US"/>
              </w:rPr>
              <w:t>GDPR article 6 (1)(c)</w:t>
            </w:r>
          </w:p>
          <w:p w14:paraId="34656ED1" w14:textId="77777777" w:rsidR="00BE39D8" w:rsidRDefault="00BE39D8" w:rsidP="006B3B3B">
            <w:pPr>
              <w:rPr>
                <w:rFonts w:ascii="Tele-GroteskNor" w:hAnsi="Tele-GroteskNor"/>
                <w:lang w:val="en-GB"/>
              </w:rPr>
            </w:pPr>
            <w:r w:rsidRPr="00F04839">
              <w:rPr>
                <w:rFonts w:ascii="Tele-GroteskNor" w:hAnsi="Tele-GroteskNor"/>
                <w:lang w:val="en-GB"/>
              </w:rPr>
              <w:t>Bookkeeping Act</w:t>
            </w:r>
            <w:r>
              <w:rPr>
                <w:rFonts w:ascii="Tele-GroteskNor" w:hAnsi="Tele-GroteskNor"/>
                <w:lang w:val="en-GB"/>
              </w:rPr>
              <w:t xml:space="preserve"> §13</w:t>
            </w:r>
          </w:p>
          <w:p w14:paraId="32591CE5" w14:textId="77777777" w:rsidR="00BE39D8" w:rsidRPr="002C49DD" w:rsidRDefault="00BE39D8" w:rsidP="006B3B3B">
            <w:pPr>
              <w:rPr>
                <w:rFonts w:ascii="Tele-GroteskNor" w:hAnsi="Tele-GroteskNor"/>
                <w:lang w:val="en-GB"/>
              </w:rPr>
            </w:pPr>
          </w:p>
        </w:tc>
      </w:tr>
      <w:tr w:rsidR="00BE39D8" w:rsidRPr="002C49DD" w14:paraId="162407E9" w14:textId="77777777" w:rsidTr="13F5212B">
        <w:tc>
          <w:tcPr>
            <w:tcW w:w="2689" w:type="dxa"/>
          </w:tcPr>
          <w:p w14:paraId="3118E0DF" w14:textId="77777777" w:rsidR="00BE39D8" w:rsidRDefault="00BE39D8" w:rsidP="006B3B3B">
            <w:pPr>
              <w:rPr>
                <w:rFonts w:ascii="Tele-GroteskNor" w:hAnsi="Tele-GroteskNor"/>
                <w:lang w:val="en-GB"/>
              </w:rPr>
            </w:pPr>
            <w:r>
              <w:rPr>
                <w:rFonts w:ascii="Tele-GroteskNor" w:hAnsi="Tele-GroteskNor"/>
                <w:lang w:val="en-GB"/>
              </w:rPr>
              <w:t xml:space="preserve">Photos with consent </w:t>
            </w:r>
          </w:p>
          <w:p w14:paraId="2277A740" w14:textId="77777777" w:rsidR="00BE39D8" w:rsidRPr="002C49DD" w:rsidRDefault="00BE39D8" w:rsidP="006B3B3B">
            <w:pPr>
              <w:rPr>
                <w:rFonts w:ascii="Tele-GroteskNor" w:hAnsi="Tele-GroteskNor"/>
                <w:lang w:val="en-GB"/>
              </w:rPr>
            </w:pPr>
          </w:p>
        </w:tc>
        <w:tc>
          <w:tcPr>
            <w:tcW w:w="2267" w:type="dxa"/>
          </w:tcPr>
          <w:p w14:paraId="63580CBA" w14:textId="77777777" w:rsidR="00BE39D8" w:rsidRDefault="00BE39D8" w:rsidP="006B3B3B">
            <w:pPr>
              <w:rPr>
                <w:rFonts w:ascii="Tele-GroteskNor" w:hAnsi="Tele-GroteskNor"/>
                <w:lang w:val="en-GB"/>
              </w:rPr>
            </w:pPr>
            <w:r>
              <w:rPr>
                <w:rFonts w:ascii="Tele-GroteskNor" w:hAnsi="Tele-GroteskNor"/>
                <w:lang w:val="en-GB"/>
              </w:rPr>
              <w:t>Until withdrawal</w:t>
            </w:r>
          </w:p>
        </w:tc>
        <w:tc>
          <w:tcPr>
            <w:tcW w:w="2610" w:type="dxa"/>
          </w:tcPr>
          <w:p w14:paraId="43ED2A8A" w14:textId="77777777" w:rsidR="00BE39D8" w:rsidRPr="00930F4A" w:rsidRDefault="00BE39D8" w:rsidP="006B3B3B">
            <w:pPr>
              <w:rPr>
                <w:rFonts w:ascii="Tele-GroteskNor" w:hAnsi="Tele-GroteskNor"/>
                <w:lang w:val="en-GB"/>
              </w:rPr>
            </w:pPr>
            <w:r>
              <w:rPr>
                <w:rFonts w:ascii="Tele-GroteskNor" w:hAnsi="Tele-GroteskNor"/>
                <w:lang w:val="en-GB"/>
              </w:rPr>
              <w:t>Electronic</w:t>
            </w:r>
          </w:p>
        </w:tc>
        <w:tc>
          <w:tcPr>
            <w:tcW w:w="2352" w:type="dxa"/>
          </w:tcPr>
          <w:p w14:paraId="7C85CA58" w14:textId="77777777" w:rsidR="00BE39D8" w:rsidRDefault="00BE39D8" w:rsidP="006B3B3B">
            <w:pPr>
              <w:rPr>
                <w:rFonts w:ascii="Tele-GroteskNor" w:hAnsi="Tele-GroteskNor"/>
                <w:lang w:val="en-GB"/>
              </w:rPr>
            </w:pPr>
            <w:r>
              <w:rPr>
                <w:rFonts w:ascii="Tele-GroteskNor" w:hAnsi="Tele-GroteskNor"/>
                <w:lang w:val="en-GB"/>
              </w:rPr>
              <w:t xml:space="preserve">GDPR </w:t>
            </w:r>
            <w:r w:rsidRPr="005033A8">
              <w:rPr>
                <w:rFonts w:ascii="Tele-GroteskNor" w:hAnsi="Tele-GroteskNor"/>
                <w:lang w:val="nb-NO"/>
              </w:rPr>
              <w:t xml:space="preserve">article 6 </w:t>
            </w:r>
            <w:r>
              <w:rPr>
                <w:rFonts w:ascii="Tele-GroteskNor" w:hAnsi="Tele-GroteskNor"/>
                <w:lang w:val="nb-NO"/>
              </w:rPr>
              <w:t>(</w:t>
            </w:r>
            <w:r w:rsidRPr="005033A8">
              <w:rPr>
                <w:rFonts w:ascii="Tele-GroteskNor" w:hAnsi="Tele-GroteskNor"/>
                <w:lang w:val="nb-NO"/>
              </w:rPr>
              <w:t>1</w:t>
            </w:r>
            <w:r>
              <w:rPr>
                <w:rFonts w:ascii="Tele-GroteskNor" w:hAnsi="Tele-GroteskNor"/>
                <w:lang w:val="nb-NO"/>
              </w:rPr>
              <w:t>)(a</w:t>
            </w:r>
            <w:r w:rsidRPr="005033A8">
              <w:rPr>
                <w:rFonts w:ascii="Tele-GroteskNor" w:hAnsi="Tele-GroteskNor"/>
                <w:lang w:val="nb-NO"/>
              </w:rPr>
              <w:t>)</w:t>
            </w:r>
          </w:p>
          <w:p w14:paraId="33B0867C" w14:textId="77777777" w:rsidR="00BE39D8" w:rsidRPr="002C49DD" w:rsidRDefault="00BE39D8" w:rsidP="006B3B3B">
            <w:pPr>
              <w:rPr>
                <w:rFonts w:ascii="Tele-GroteskNor" w:hAnsi="Tele-GroteskNor"/>
                <w:lang w:val="en-GB"/>
              </w:rPr>
            </w:pPr>
          </w:p>
        </w:tc>
      </w:tr>
      <w:tr w:rsidR="00AF12F5" w:rsidRPr="002C49DD" w14:paraId="3B8315B6" w14:textId="77777777" w:rsidTr="13F5212B">
        <w:tc>
          <w:tcPr>
            <w:tcW w:w="2689" w:type="dxa"/>
          </w:tcPr>
          <w:p w14:paraId="005A4747" w14:textId="4025C2F0" w:rsidR="00AF12F5" w:rsidRDefault="00AF12F5" w:rsidP="00AF12F5">
            <w:pPr>
              <w:rPr>
                <w:rFonts w:ascii="Tele-GroteskNor" w:hAnsi="Tele-GroteskNor"/>
              </w:rPr>
            </w:pPr>
            <w:r>
              <w:rPr>
                <w:rFonts w:ascii="Tele-GroteskNor" w:hAnsi="Tele-GroteskNor"/>
                <w:lang w:val="en-GB"/>
              </w:rPr>
              <w:t>CCTV footage</w:t>
            </w:r>
          </w:p>
        </w:tc>
        <w:tc>
          <w:tcPr>
            <w:tcW w:w="2267" w:type="dxa"/>
          </w:tcPr>
          <w:p w14:paraId="226D221F" w14:textId="1008306F" w:rsidR="00AF12F5" w:rsidRPr="00AF12F5" w:rsidRDefault="00AF12F5" w:rsidP="00AF12F5">
            <w:pPr>
              <w:rPr>
                <w:rFonts w:ascii="Tele-GroteskNor" w:hAnsi="Tele-GroteskNor"/>
                <w:lang w:val="en-US"/>
              </w:rPr>
            </w:pPr>
            <w:r w:rsidRPr="491F4B77">
              <w:rPr>
                <w:rFonts w:ascii="Tele-GroteskNor" w:eastAsia="Tele-GroteskNor" w:hAnsi="Tele-GroteskNor" w:cs="Tele-GroteskNor"/>
                <w:lang w:val="en-GB"/>
              </w:rPr>
              <w:t xml:space="preserve">Max. 7 days from recording, unless </w:t>
            </w:r>
            <w:r>
              <w:rPr>
                <w:rFonts w:ascii="Tele-GroteskNor" w:eastAsia="Tele-GroteskNor" w:hAnsi="Tele-GroteskNor" w:cs="Tele-GroteskNor"/>
                <w:lang w:val="en-GB"/>
              </w:rPr>
              <w:t xml:space="preserve">it </w:t>
            </w:r>
            <w:r w:rsidRPr="491F4B77">
              <w:rPr>
                <w:rFonts w:ascii="Tele-GroteskNor" w:eastAsia="Tele-GroteskNor" w:hAnsi="Tele-GroteskNor" w:cs="Tele-GroteskNor"/>
                <w:lang w:val="en-GB"/>
              </w:rPr>
              <w:t>contains data (e.g., criminal activities) which requires extended storage (max. 30 days), Longer storage may be allowed under GDPR if documented need;</w:t>
            </w:r>
          </w:p>
        </w:tc>
        <w:tc>
          <w:tcPr>
            <w:tcW w:w="2610" w:type="dxa"/>
          </w:tcPr>
          <w:p w14:paraId="4FC2C2FF" w14:textId="38DCC420" w:rsidR="00AF12F5" w:rsidRDefault="00AF12F5" w:rsidP="00AF12F5">
            <w:pPr>
              <w:rPr>
                <w:rFonts w:ascii="Tele-GroteskNor" w:hAnsi="Tele-GroteskNor"/>
              </w:rPr>
            </w:pPr>
            <w:r>
              <w:rPr>
                <w:rFonts w:ascii="Tele-GroteskNor" w:hAnsi="Tele-GroteskNor"/>
                <w:lang w:val="en-GB"/>
              </w:rPr>
              <w:t>Electronic</w:t>
            </w:r>
          </w:p>
        </w:tc>
        <w:tc>
          <w:tcPr>
            <w:tcW w:w="2352" w:type="dxa"/>
          </w:tcPr>
          <w:p w14:paraId="7DBFA0A7" w14:textId="085CDF2A" w:rsidR="00AF12F5" w:rsidRPr="00AF12F5" w:rsidRDefault="00AF12F5" w:rsidP="00AF12F5">
            <w:pPr>
              <w:rPr>
                <w:rFonts w:ascii="Tele-GroteskNor" w:hAnsi="Tele-GroteskNor"/>
                <w:lang w:val="en-US"/>
              </w:rPr>
            </w:pPr>
            <w:r>
              <w:rPr>
                <w:rFonts w:ascii="Tele-GroteskNor" w:hAnsi="Tele-GroteskNor"/>
                <w:lang w:val="en-GB"/>
              </w:rPr>
              <w:t>GDPR art. 6 (1)(f)</w:t>
            </w:r>
            <w:r>
              <w:rPr>
                <w:rFonts w:ascii="Tele-GroteskNor" w:hAnsi="Tele-GroteskNor"/>
                <w:lang w:val="en-GB"/>
              </w:rPr>
              <w:br/>
            </w:r>
            <w:r>
              <w:rPr>
                <w:rFonts w:ascii="Tele-GroteskNor" w:hAnsi="Tele-GroteskNor"/>
                <w:lang w:val="en-GB"/>
              </w:rPr>
              <w:br/>
            </w:r>
            <w:r w:rsidRPr="491F4B77">
              <w:rPr>
                <w:rFonts w:ascii="Tele-GroteskNor" w:eastAsia="Tele-GroteskNor" w:hAnsi="Tele-GroteskNor" w:cs="Tele-GroteskNor"/>
                <w:lang w:val="en-GB"/>
              </w:rPr>
              <w:t>Camera recordings &amp; log data: Recommendation by Norwegian Data Protection Authority</w:t>
            </w:r>
            <w:r>
              <w:rPr>
                <w:rFonts w:ascii="Tele-GroteskNor" w:eastAsia="Tele-GroteskNor" w:hAnsi="Tele-GroteskNor" w:cs="Tele-GroteskNor"/>
                <w:lang w:val="en-GB"/>
              </w:rPr>
              <w:t>.</w:t>
            </w:r>
            <w:r w:rsidRPr="491F4B77">
              <w:rPr>
                <w:rFonts w:ascii="Tele-GroteskNor" w:eastAsia="Tele-GroteskNor" w:hAnsi="Tele-GroteskNor" w:cs="Tele-GroteskNor"/>
                <w:lang w:val="en-GB"/>
              </w:rPr>
              <w:t xml:space="preserve"> </w:t>
            </w:r>
            <w:r w:rsidRPr="491F4B77">
              <w:rPr>
                <w:rFonts w:ascii="Tele-GroteskNor" w:hAnsi="Tele-GroteskNor"/>
                <w:lang w:val="en-GB"/>
              </w:rPr>
              <w:t xml:space="preserve"> </w:t>
            </w:r>
          </w:p>
        </w:tc>
      </w:tr>
      <w:bookmarkEnd w:id="13"/>
    </w:tbl>
    <w:p w14:paraId="17A7F267" w14:textId="38D38ED2" w:rsidR="13F5212B" w:rsidRDefault="13F5212B">
      <w:r>
        <w:br w:type="page"/>
      </w:r>
    </w:p>
    <w:p w14:paraId="3EA6333E" w14:textId="6185D197" w:rsidR="00FD065C" w:rsidRPr="00243C81" w:rsidRDefault="00FD065C" w:rsidP="13F5212B">
      <w:pPr>
        <w:rPr>
          <w:rStyle w:val="Heading1Char"/>
        </w:rPr>
      </w:pPr>
      <w:r w:rsidRPr="13F5212B">
        <w:rPr>
          <w:rStyle w:val="Heading1Char"/>
        </w:rPr>
        <w:lastRenderedPageBreak/>
        <w:t xml:space="preserve">Retention </w:t>
      </w:r>
      <w:r w:rsidR="00F31D23" w:rsidRPr="13F5212B">
        <w:rPr>
          <w:rStyle w:val="Heading1Char"/>
        </w:rPr>
        <w:t>periods</w:t>
      </w:r>
      <w:r w:rsidRPr="13F5212B">
        <w:rPr>
          <w:rStyle w:val="Heading1Char"/>
        </w:rPr>
        <w:t xml:space="preserve"> – Italy</w:t>
      </w:r>
    </w:p>
    <w:tbl>
      <w:tblPr>
        <w:tblStyle w:val="TableGrid"/>
        <w:tblW w:w="9918" w:type="dxa"/>
        <w:tblLayout w:type="fixed"/>
        <w:tblLook w:val="04A0" w:firstRow="1" w:lastRow="0" w:firstColumn="1" w:lastColumn="0" w:noHBand="0" w:noVBand="1"/>
      </w:tblPr>
      <w:tblGrid>
        <w:gridCol w:w="2689"/>
        <w:gridCol w:w="2267"/>
        <w:gridCol w:w="2610"/>
        <w:gridCol w:w="2352"/>
      </w:tblGrid>
      <w:tr w:rsidR="00ED0074" w:rsidRPr="002C49DD" w14:paraId="48860016" w14:textId="77777777" w:rsidTr="13F5212B">
        <w:tc>
          <w:tcPr>
            <w:tcW w:w="9918" w:type="dxa"/>
            <w:gridSpan w:val="4"/>
            <w:shd w:val="clear" w:color="auto" w:fill="BFBFBF" w:themeFill="background1" w:themeFillShade="BF"/>
          </w:tcPr>
          <w:p w14:paraId="31FCC107" w14:textId="666A8A3D" w:rsidR="00ED0074" w:rsidRPr="002C49DD" w:rsidRDefault="00991F60" w:rsidP="03E68CE8">
            <w:r w:rsidRPr="13F5212B">
              <w:rPr>
                <w:rFonts w:ascii="Tele-GroteskNor" w:hAnsi="Tele-GroteskNor"/>
                <w:b/>
                <w:bCs/>
                <w:sz w:val="24"/>
                <w:szCs w:val="24"/>
                <w:lang w:val="en-GB"/>
              </w:rPr>
              <w:t xml:space="preserve">HR data: </w:t>
            </w:r>
            <w:r w:rsidR="1D362B51" w:rsidRPr="13F5212B">
              <w:rPr>
                <w:rFonts w:ascii="Tele-GroteskNor" w:hAnsi="Tele-GroteskNor"/>
                <w:b/>
                <w:bCs/>
                <w:sz w:val="24"/>
                <w:szCs w:val="24"/>
                <w:lang w:val="en-GB"/>
              </w:rPr>
              <w:t>Employment records</w:t>
            </w:r>
          </w:p>
        </w:tc>
      </w:tr>
      <w:tr w:rsidR="00ED0074" w:rsidRPr="002C49DD" w14:paraId="28F18ED9" w14:textId="77777777" w:rsidTr="13F5212B">
        <w:tc>
          <w:tcPr>
            <w:tcW w:w="2689" w:type="dxa"/>
            <w:shd w:val="clear" w:color="auto" w:fill="BFBFBF" w:themeFill="background1" w:themeFillShade="BF"/>
          </w:tcPr>
          <w:p w14:paraId="57BE1DF6" w14:textId="77777777" w:rsidR="00ED0074" w:rsidRPr="002C49DD" w:rsidRDefault="00ED0074"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33905BA2" w14:textId="77777777" w:rsidR="00ED0074" w:rsidRPr="002C49DD" w:rsidRDefault="00ED0074"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44181398" w14:textId="77777777" w:rsidR="00ED0074" w:rsidRPr="002C49DD" w:rsidRDefault="00ED0074"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6AB47B78" w14:textId="77777777" w:rsidR="00ED0074" w:rsidRPr="002C49DD" w:rsidRDefault="00ED0074" w:rsidP="006B3B3B">
            <w:pPr>
              <w:rPr>
                <w:rFonts w:ascii="Tele-GroteskNor" w:hAnsi="Tele-GroteskNor"/>
                <w:b/>
                <w:sz w:val="24"/>
                <w:lang w:val="en-GB"/>
              </w:rPr>
            </w:pPr>
            <w:r w:rsidRPr="002C49DD">
              <w:rPr>
                <w:rFonts w:ascii="Tele-GroteskNor" w:hAnsi="Tele-GroteskNor"/>
                <w:b/>
                <w:sz w:val="24"/>
                <w:lang w:val="en-GB"/>
              </w:rPr>
              <w:t>Reference</w:t>
            </w:r>
          </w:p>
        </w:tc>
      </w:tr>
      <w:tr w:rsidR="00ED0074" w:rsidRPr="005F0C03" w14:paraId="382C60F8" w14:textId="77777777" w:rsidTr="13F5212B">
        <w:tc>
          <w:tcPr>
            <w:tcW w:w="2689" w:type="dxa"/>
          </w:tcPr>
          <w:p w14:paraId="5601F605" w14:textId="77777777" w:rsidR="00ED0074" w:rsidRPr="005870D0" w:rsidRDefault="00ED0074" w:rsidP="006B3B3B">
            <w:pPr>
              <w:rPr>
                <w:rFonts w:ascii="Tele-GroteskNor" w:hAnsi="Tele-GroteskNor"/>
                <w:lang w:val="en-GB"/>
              </w:rPr>
            </w:pPr>
            <w:r w:rsidRPr="005870D0">
              <w:rPr>
                <w:rFonts w:ascii="Tele-GroteskNor" w:hAnsi="Tele-GroteskNor"/>
                <w:lang w:val="en-GB"/>
              </w:rPr>
              <w:t>Unsuccessful job Applicant</w:t>
            </w:r>
          </w:p>
          <w:p w14:paraId="2447F9D5" w14:textId="77777777" w:rsidR="00ED0074" w:rsidRPr="005870D0" w:rsidRDefault="00ED0074" w:rsidP="00ED0074">
            <w:pPr>
              <w:pStyle w:val="ListParagraph"/>
              <w:numPr>
                <w:ilvl w:val="0"/>
                <w:numId w:val="3"/>
              </w:numPr>
              <w:spacing w:before="0" w:after="0" w:line="240" w:lineRule="auto"/>
              <w:rPr>
                <w:rFonts w:ascii="Tele-GroteskNor" w:hAnsi="Tele-GroteskNor"/>
                <w:szCs w:val="22"/>
                <w:lang w:val="en-GB"/>
              </w:rPr>
            </w:pPr>
            <w:r w:rsidRPr="005870D0">
              <w:rPr>
                <w:rFonts w:ascii="Tele-GroteskNor" w:hAnsi="Tele-GroteskNor"/>
                <w:szCs w:val="22"/>
                <w:lang w:val="en-GB"/>
              </w:rPr>
              <w:t>Contact details</w:t>
            </w:r>
          </w:p>
          <w:p w14:paraId="784815F3" w14:textId="77777777" w:rsidR="00ED0074" w:rsidRPr="005870D0" w:rsidRDefault="00ED0074" w:rsidP="00ED0074">
            <w:pPr>
              <w:pStyle w:val="ListParagraph"/>
              <w:numPr>
                <w:ilvl w:val="0"/>
                <w:numId w:val="3"/>
              </w:numPr>
              <w:spacing w:before="0" w:after="0" w:line="240" w:lineRule="auto"/>
              <w:rPr>
                <w:rFonts w:ascii="Tele-GroteskNor" w:hAnsi="Tele-GroteskNor"/>
                <w:szCs w:val="22"/>
                <w:lang w:val="en-GB"/>
              </w:rPr>
            </w:pPr>
            <w:r w:rsidRPr="005870D0">
              <w:rPr>
                <w:rFonts w:ascii="Tele-GroteskNor" w:hAnsi="Tele-GroteskNor"/>
                <w:szCs w:val="22"/>
                <w:lang w:val="en-GB"/>
              </w:rPr>
              <w:t>Application forms/letters</w:t>
            </w:r>
          </w:p>
          <w:p w14:paraId="007F069D" w14:textId="77777777" w:rsidR="00ED0074" w:rsidRPr="005870D0" w:rsidRDefault="00ED0074" w:rsidP="00ED0074">
            <w:pPr>
              <w:pStyle w:val="ListParagraph"/>
              <w:numPr>
                <w:ilvl w:val="0"/>
                <w:numId w:val="3"/>
              </w:numPr>
              <w:spacing w:before="0" w:after="0" w:line="240" w:lineRule="auto"/>
              <w:rPr>
                <w:rFonts w:ascii="Tele-GroteskNor" w:hAnsi="Tele-GroteskNor"/>
                <w:szCs w:val="22"/>
                <w:lang w:val="en-GB"/>
              </w:rPr>
            </w:pPr>
            <w:r w:rsidRPr="005870D0">
              <w:rPr>
                <w:rFonts w:ascii="Tele-GroteskNor" w:hAnsi="Tele-GroteskNor"/>
                <w:szCs w:val="22"/>
                <w:lang w:val="en-GB"/>
              </w:rPr>
              <w:t>CVs</w:t>
            </w:r>
          </w:p>
          <w:p w14:paraId="242D67EA" w14:textId="77777777" w:rsidR="00ED0074" w:rsidRPr="005870D0" w:rsidRDefault="00ED0074" w:rsidP="00ED0074">
            <w:pPr>
              <w:pStyle w:val="ListParagraph"/>
              <w:numPr>
                <w:ilvl w:val="0"/>
                <w:numId w:val="3"/>
              </w:numPr>
              <w:spacing w:before="0" w:after="0" w:line="240" w:lineRule="auto"/>
              <w:rPr>
                <w:rFonts w:ascii="Tele-GroteskNor" w:hAnsi="Tele-GroteskNor"/>
                <w:szCs w:val="22"/>
                <w:lang w:val="en-GB"/>
              </w:rPr>
            </w:pPr>
            <w:r w:rsidRPr="005870D0">
              <w:rPr>
                <w:rFonts w:ascii="Tele-GroteskNor" w:hAnsi="Tele-GroteskNor"/>
                <w:szCs w:val="22"/>
                <w:lang w:val="en-GB"/>
              </w:rPr>
              <w:t>Photo’s</w:t>
            </w:r>
          </w:p>
          <w:p w14:paraId="5A2E0F1B" w14:textId="772C436C" w:rsidR="00ED0074" w:rsidRPr="00ED0074" w:rsidRDefault="00ED0074" w:rsidP="006B3B3B">
            <w:pPr>
              <w:pStyle w:val="ListParagraph"/>
              <w:numPr>
                <w:ilvl w:val="0"/>
                <w:numId w:val="3"/>
              </w:numPr>
              <w:spacing w:before="0" w:after="0" w:line="240" w:lineRule="auto"/>
              <w:rPr>
                <w:rFonts w:ascii="Tele-GroteskNor" w:hAnsi="Tele-GroteskNor"/>
                <w:szCs w:val="22"/>
                <w:lang w:val="en-GB"/>
              </w:rPr>
            </w:pPr>
            <w:r w:rsidRPr="005870D0">
              <w:rPr>
                <w:rFonts w:ascii="Tele-GroteskNor" w:hAnsi="Tele-GroteskNor"/>
                <w:szCs w:val="22"/>
                <w:lang w:val="en-GB"/>
              </w:rPr>
              <w:t>Interview notes</w:t>
            </w:r>
          </w:p>
        </w:tc>
        <w:tc>
          <w:tcPr>
            <w:tcW w:w="2267" w:type="dxa"/>
          </w:tcPr>
          <w:p w14:paraId="340658CC" w14:textId="77777777" w:rsidR="00ED0074" w:rsidRPr="005870D0" w:rsidRDefault="00ED0074" w:rsidP="006B3B3B">
            <w:pPr>
              <w:rPr>
                <w:rFonts w:ascii="Tele-GroteskNor" w:hAnsi="Tele-GroteskNor"/>
                <w:lang w:val="en-GB"/>
              </w:rPr>
            </w:pPr>
            <w:r w:rsidRPr="005870D0">
              <w:rPr>
                <w:rFonts w:ascii="Tele-GroteskNor" w:hAnsi="Tele-GroteskNor"/>
                <w:lang w:val="en-GB"/>
              </w:rPr>
              <w:t>No more than 6 months for private companies, extended to 1 year if consent is obtained</w:t>
            </w:r>
          </w:p>
          <w:p w14:paraId="728969B7" w14:textId="77777777" w:rsidR="00ED0074" w:rsidRPr="005870D0" w:rsidRDefault="00ED0074" w:rsidP="006B3B3B">
            <w:pPr>
              <w:rPr>
                <w:rFonts w:ascii="Tele-GroteskNor" w:hAnsi="Tele-GroteskNor"/>
                <w:lang w:val="en-GB"/>
              </w:rPr>
            </w:pPr>
          </w:p>
          <w:p w14:paraId="1CA988FE" w14:textId="77777777" w:rsidR="00ED0074" w:rsidRPr="005870D0" w:rsidRDefault="00ED0074" w:rsidP="006B3B3B">
            <w:pPr>
              <w:rPr>
                <w:rFonts w:ascii="Tele-GroteskNor" w:hAnsi="Tele-GroteskNor"/>
                <w:lang w:val="en-GB"/>
              </w:rPr>
            </w:pPr>
          </w:p>
        </w:tc>
        <w:tc>
          <w:tcPr>
            <w:tcW w:w="2610" w:type="dxa"/>
          </w:tcPr>
          <w:p w14:paraId="2EF94753" w14:textId="77777777" w:rsidR="00ED0074" w:rsidRPr="005870D0" w:rsidRDefault="00ED0074" w:rsidP="006B3B3B">
            <w:pPr>
              <w:rPr>
                <w:rFonts w:ascii="Tele-GroteskNor" w:hAnsi="Tele-GroteskNor"/>
                <w:lang w:val="en-GB"/>
              </w:rPr>
            </w:pPr>
            <w:r w:rsidRPr="005870D0">
              <w:rPr>
                <w:rFonts w:ascii="Tele-GroteskNor" w:hAnsi="Tele-GroteskNor"/>
                <w:lang w:val="en-GB"/>
              </w:rPr>
              <w:t>Paper or electronic</w:t>
            </w:r>
          </w:p>
        </w:tc>
        <w:tc>
          <w:tcPr>
            <w:tcW w:w="2352" w:type="dxa"/>
          </w:tcPr>
          <w:p w14:paraId="2C3206D5" w14:textId="77777777" w:rsidR="00ED0074" w:rsidRDefault="00ED0074" w:rsidP="006B3B3B">
            <w:pPr>
              <w:rPr>
                <w:rFonts w:ascii="Tele-GroteskNor" w:hAnsi="Tele-GroteskNor"/>
                <w:lang w:val="en-GB"/>
              </w:rPr>
            </w:pPr>
            <w:r w:rsidRPr="005870D0">
              <w:rPr>
                <w:rFonts w:ascii="Tele-GroteskNor" w:hAnsi="Tele-GroteskNor"/>
                <w:lang w:val="en-GB"/>
              </w:rPr>
              <w:t xml:space="preserve">Established by the business themselves. GDPR; art.111-bis </w:t>
            </w:r>
            <w:proofErr w:type="spellStart"/>
            <w:r w:rsidRPr="005870D0">
              <w:rPr>
                <w:rFonts w:ascii="Tele-GroteskNor" w:hAnsi="Tele-GroteskNor"/>
                <w:lang w:val="en-GB"/>
              </w:rPr>
              <w:t>Codice</w:t>
            </w:r>
            <w:proofErr w:type="spellEnd"/>
            <w:r w:rsidRPr="005870D0">
              <w:rPr>
                <w:rFonts w:ascii="Tele-GroteskNor" w:hAnsi="Tele-GroteskNor"/>
                <w:lang w:val="en-GB"/>
              </w:rPr>
              <w:t xml:space="preserve"> privacy (</w:t>
            </w:r>
            <w:proofErr w:type="spellStart"/>
            <w:r w:rsidRPr="005870D0">
              <w:rPr>
                <w:rFonts w:ascii="Tele-GroteskNor" w:hAnsi="Tele-GroteskNor"/>
                <w:lang w:val="en-GB"/>
              </w:rPr>
              <w:t>d.Lgs</w:t>
            </w:r>
            <w:proofErr w:type="spellEnd"/>
            <w:r w:rsidRPr="005870D0">
              <w:rPr>
                <w:rFonts w:ascii="Tele-GroteskNor" w:hAnsi="Tele-GroteskNor"/>
                <w:lang w:val="en-GB"/>
              </w:rPr>
              <w:t>. 196/2003)</w:t>
            </w:r>
            <w:r>
              <w:rPr>
                <w:rFonts w:ascii="Tele-GroteskNor" w:hAnsi="Tele-GroteskNor"/>
                <w:lang w:val="en-GB"/>
              </w:rPr>
              <w:t>.</w:t>
            </w:r>
          </w:p>
          <w:p w14:paraId="163CDE64" w14:textId="77777777" w:rsidR="00ED0074" w:rsidRPr="005870D0" w:rsidRDefault="00ED0074" w:rsidP="006B3B3B">
            <w:pPr>
              <w:rPr>
                <w:rFonts w:ascii="Tele-GroteskNor" w:hAnsi="Tele-GroteskNor"/>
                <w:lang w:val="en-GB"/>
              </w:rPr>
            </w:pPr>
          </w:p>
        </w:tc>
      </w:tr>
      <w:tr w:rsidR="00ED0074" w:rsidRPr="005F0C03" w14:paraId="35FE8D19" w14:textId="77777777" w:rsidTr="13F5212B">
        <w:tc>
          <w:tcPr>
            <w:tcW w:w="2689" w:type="dxa"/>
          </w:tcPr>
          <w:p w14:paraId="1990DE3E" w14:textId="77777777" w:rsidR="00ED0074" w:rsidRDefault="00ED0074" w:rsidP="006B3B3B">
            <w:pPr>
              <w:rPr>
                <w:rFonts w:ascii="Tele-GroteskNor" w:hAnsi="Tele-GroteskNor"/>
                <w:lang w:val="en-GB"/>
              </w:rPr>
            </w:pPr>
            <w:r w:rsidRPr="002C4855">
              <w:rPr>
                <w:rFonts w:ascii="Tele-GroteskNor" w:hAnsi="Tele-GroteskNor"/>
                <w:lang w:val="en-GB"/>
              </w:rPr>
              <w:t>Successful Candidates</w:t>
            </w:r>
          </w:p>
          <w:p w14:paraId="65AAA353" w14:textId="77777777" w:rsidR="00ED0074" w:rsidRDefault="00ED0074" w:rsidP="00ED0074">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Application letters</w:t>
            </w:r>
          </w:p>
          <w:p w14:paraId="5E4886D6" w14:textId="77777777" w:rsidR="00ED0074" w:rsidRDefault="00ED0074" w:rsidP="00ED0074">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Copies of training received</w:t>
            </w:r>
          </w:p>
          <w:p w14:paraId="30F39DC7" w14:textId="634D7F57" w:rsidR="00ED0074" w:rsidRPr="00ED0074" w:rsidRDefault="00ED0074" w:rsidP="006B3B3B">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 xml:space="preserve">CV’s </w:t>
            </w:r>
          </w:p>
        </w:tc>
        <w:tc>
          <w:tcPr>
            <w:tcW w:w="2267" w:type="dxa"/>
          </w:tcPr>
          <w:p w14:paraId="0CF8A061" w14:textId="2885A689" w:rsidR="00ED0074" w:rsidRPr="002C49DD" w:rsidRDefault="00ED0074" w:rsidP="006B3B3B">
            <w:pPr>
              <w:rPr>
                <w:rFonts w:ascii="Tele-GroteskNor" w:hAnsi="Tele-GroteskNor"/>
                <w:lang w:val="en-GB"/>
              </w:rPr>
            </w:pPr>
            <w:r>
              <w:rPr>
                <w:rFonts w:ascii="Tele-GroteskNor" w:hAnsi="Tele-GroteskNor"/>
                <w:lang w:val="en-GB"/>
              </w:rPr>
              <w:t>10 years after employment ceases</w:t>
            </w:r>
          </w:p>
        </w:tc>
        <w:tc>
          <w:tcPr>
            <w:tcW w:w="2610" w:type="dxa"/>
          </w:tcPr>
          <w:p w14:paraId="392D6ED9" w14:textId="77777777" w:rsidR="00ED0074" w:rsidRPr="002C49DD" w:rsidRDefault="00ED0074" w:rsidP="006B3B3B">
            <w:pPr>
              <w:rPr>
                <w:rFonts w:ascii="Tele-GroteskNor" w:hAnsi="Tele-GroteskNor"/>
                <w:lang w:val="en-GB"/>
              </w:rPr>
            </w:pPr>
            <w:r>
              <w:rPr>
                <w:rFonts w:ascii="Tele-GroteskNor" w:hAnsi="Tele-GroteskNor"/>
                <w:lang w:val="en-GB"/>
              </w:rPr>
              <w:t>Paper or electronic</w:t>
            </w:r>
          </w:p>
        </w:tc>
        <w:tc>
          <w:tcPr>
            <w:tcW w:w="2352" w:type="dxa"/>
          </w:tcPr>
          <w:p w14:paraId="1F024ADC" w14:textId="77777777" w:rsidR="00ED0074" w:rsidRPr="002C49DD" w:rsidRDefault="00ED0074" w:rsidP="006B3B3B">
            <w:pPr>
              <w:rPr>
                <w:rFonts w:ascii="Tele-GroteskNor" w:hAnsi="Tele-GroteskNor"/>
                <w:lang w:val="en-GB"/>
              </w:rPr>
            </w:pPr>
            <w:r>
              <w:rPr>
                <w:rFonts w:ascii="Tele-GroteskNor" w:hAnsi="Tele-GroteskNor"/>
                <w:lang w:val="en-GB"/>
              </w:rPr>
              <w:t xml:space="preserve">D.L. 112/2008; D.L. 510/1996; </w:t>
            </w:r>
            <w:proofErr w:type="spellStart"/>
            <w:r>
              <w:rPr>
                <w:rFonts w:ascii="Tele-GroteskNor" w:hAnsi="Tele-GroteskNor"/>
                <w:lang w:val="en-GB"/>
              </w:rPr>
              <w:t>D.Lgs</w:t>
            </w:r>
            <w:proofErr w:type="spellEnd"/>
            <w:r>
              <w:rPr>
                <w:rFonts w:ascii="Tele-GroteskNor" w:hAnsi="Tele-GroteskNor"/>
                <w:lang w:val="en-GB"/>
              </w:rPr>
              <w:t>. 152/1997</w:t>
            </w:r>
          </w:p>
        </w:tc>
      </w:tr>
      <w:tr w:rsidR="00ED0074" w:rsidRPr="005F0C03" w14:paraId="03935B40" w14:textId="77777777" w:rsidTr="13F5212B">
        <w:tc>
          <w:tcPr>
            <w:tcW w:w="2689" w:type="dxa"/>
          </w:tcPr>
          <w:p w14:paraId="0177D43F" w14:textId="77777777" w:rsidR="00ED0074" w:rsidRDefault="00ED0074" w:rsidP="006B3B3B">
            <w:pPr>
              <w:rPr>
                <w:rFonts w:ascii="Tele-GroteskNor" w:hAnsi="Tele-GroteskNor"/>
                <w:lang w:val="en-GB"/>
              </w:rPr>
            </w:pPr>
            <w:r>
              <w:rPr>
                <w:rFonts w:ascii="Tele-GroteskNor" w:hAnsi="Tele-GroteskNor"/>
                <w:lang w:val="en-GB"/>
              </w:rPr>
              <w:t xml:space="preserve">Employment agreements, including: </w:t>
            </w:r>
          </w:p>
          <w:p w14:paraId="6D163865" w14:textId="77777777" w:rsidR="00ED0074" w:rsidRDefault="00ED0074" w:rsidP="00ED0074">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ID documents;</w:t>
            </w:r>
          </w:p>
          <w:p w14:paraId="087E6DC9" w14:textId="77777777" w:rsidR="00ED0074" w:rsidRDefault="00ED0074" w:rsidP="00ED0074">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changes to terms and conditions;</w:t>
            </w:r>
          </w:p>
          <w:p w14:paraId="75467708" w14:textId="77777777" w:rsidR="00ED0074" w:rsidRDefault="00ED0074" w:rsidP="00ED0074">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w:t>
            </w:r>
            <w:r w:rsidRPr="00787963">
              <w:rPr>
                <w:rFonts w:ascii="Tele-GroteskNor" w:hAnsi="Tele-GroteskNor"/>
                <w:szCs w:val="22"/>
                <w:lang w:val="en-GB"/>
              </w:rPr>
              <w:t>erson</w:t>
            </w:r>
            <w:r>
              <w:rPr>
                <w:rFonts w:ascii="Tele-GroteskNor" w:hAnsi="Tele-GroteskNor"/>
                <w:szCs w:val="22"/>
                <w:lang w:val="en-GB"/>
              </w:rPr>
              <w:t>al development records;</w:t>
            </w:r>
          </w:p>
          <w:p w14:paraId="2B5164E5" w14:textId="77777777" w:rsidR="00ED0074" w:rsidRDefault="00ED0074" w:rsidP="00ED0074">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training records</w:t>
            </w:r>
          </w:p>
          <w:p w14:paraId="6C9869C0" w14:textId="77777777" w:rsidR="00ED0074" w:rsidRPr="00787963" w:rsidRDefault="00ED0074" w:rsidP="00ED0074">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promotions and demotions;</w:t>
            </w:r>
          </w:p>
          <w:p w14:paraId="2E1DCC4F" w14:textId="5782DA20" w:rsidR="00ED0074" w:rsidRDefault="581DC3FC" w:rsidP="006B3B3B">
            <w:pPr>
              <w:rPr>
                <w:rFonts w:ascii="Tele-GroteskNor" w:hAnsi="Tele-GroteskNor"/>
                <w:lang w:val="en-GB"/>
              </w:rPr>
            </w:pPr>
            <w:r w:rsidRPr="03E68CE8">
              <w:rPr>
                <w:rFonts w:ascii="Tele-GroteskNor" w:hAnsi="Tele-GroteskNor"/>
                <w:lang w:val="en-GB"/>
              </w:rPr>
              <w:t>(also applicable for temporary workers)</w:t>
            </w:r>
          </w:p>
          <w:p w14:paraId="4833B95B" w14:textId="77777777" w:rsidR="00ED0074" w:rsidRPr="002C49DD" w:rsidRDefault="00ED0074" w:rsidP="006B3B3B">
            <w:pPr>
              <w:rPr>
                <w:rFonts w:ascii="Tele-GroteskNor" w:hAnsi="Tele-GroteskNor"/>
                <w:lang w:val="en-GB"/>
              </w:rPr>
            </w:pPr>
            <w:r>
              <w:rPr>
                <w:rFonts w:ascii="Tele-GroteskNor" w:hAnsi="Tele-GroteskNor"/>
                <w:lang w:val="en-GB"/>
              </w:rPr>
              <w:t>Treatments of data for the management of the employment agreements.</w:t>
            </w:r>
          </w:p>
        </w:tc>
        <w:tc>
          <w:tcPr>
            <w:tcW w:w="2267" w:type="dxa"/>
          </w:tcPr>
          <w:p w14:paraId="035ABCEB" w14:textId="3C53BCF4" w:rsidR="00ED0074" w:rsidRPr="002C49DD" w:rsidRDefault="00ED0074" w:rsidP="006B3B3B">
            <w:pPr>
              <w:rPr>
                <w:rFonts w:ascii="Tele-GroteskNor" w:hAnsi="Tele-GroteskNor"/>
                <w:lang w:val="en-GB"/>
              </w:rPr>
            </w:pPr>
            <w:r>
              <w:rPr>
                <w:rFonts w:ascii="Tele-GroteskNor" w:hAnsi="Tele-GroteskNor"/>
                <w:lang w:val="en-GB"/>
              </w:rPr>
              <w:t>10 years after employment ceases also more in case of litigation</w:t>
            </w:r>
          </w:p>
        </w:tc>
        <w:tc>
          <w:tcPr>
            <w:tcW w:w="2610" w:type="dxa"/>
          </w:tcPr>
          <w:p w14:paraId="4B0E2337" w14:textId="77777777" w:rsidR="00ED0074" w:rsidRPr="002C49DD" w:rsidRDefault="00ED0074" w:rsidP="006B3B3B">
            <w:pPr>
              <w:rPr>
                <w:rFonts w:ascii="Tele-GroteskNor" w:hAnsi="Tele-GroteskNor"/>
                <w:lang w:val="en-GB"/>
              </w:rPr>
            </w:pPr>
            <w:r>
              <w:rPr>
                <w:rFonts w:ascii="Tele-GroteskNor" w:hAnsi="Tele-GroteskNor"/>
                <w:lang w:val="en-GB"/>
              </w:rPr>
              <w:t>Paper or electronic</w:t>
            </w:r>
          </w:p>
        </w:tc>
        <w:tc>
          <w:tcPr>
            <w:tcW w:w="2352" w:type="dxa"/>
          </w:tcPr>
          <w:p w14:paraId="7869D662" w14:textId="77777777" w:rsidR="00ED0074" w:rsidRDefault="00ED0074" w:rsidP="006B3B3B">
            <w:pPr>
              <w:rPr>
                <w:rFonts w:ascii="Tele-GroteskNor" w:hAnsi="Tele-GroteskNor"/>
                <w:lang w:val="en-GB"/>
              </w:rPr>
            </w:pPr>
            <w:r w:rsidRPr="00326590">
              <w:rPr>
                <w:rFonts w:ascii="Tele-GroteskNor" w:hAnsi="Tele-GroteskNor"/>
                <w:lang w:val="en-GB"/>
              </w:rPr>
              <w:t xml:space="preserve">D.L. 112/2008; D.L. 510/1996; </w:t>
            </w:r>
            <w:proofErr w:type="spellStart"/>
            <w:r w:rsidRPr="00326590">
              <w:rPr>
                <w:rFonts w:ascii="Tele-GroteskNor" w:hAnsi="Tele-GroteskNor"/>
                <w:lang w:val="en-GB"/>
              </w:rPr>
              <w:t>D.Lgs</w:t>
            </w:r>
            <w:proofErr w:type="spellEnd"/>
            <w:r w:rsidRPr="00326590">
              <w:rPr>
                <w:rFonts w:ascii="Tele-GroteskNor" w:hAnsi="Tele-GroteskNor"/>
                <w:lang w:val="en-GB"/>
              </w:rPr>
              <w:t>. 152/1997</w:t>
            </w:r>
            <w:r>
              <w:rPr>
                <w:rFonts w:ascii="Tele-GroteskNor" w:hAnsi="Tele-GroteskNor"/>
                <w:lang w:val="en-GB"/>
              </w:rPr>
              <w:t xml:space="preserve"> </w:t>
            </w:r>
          </w:p>
          <w:p w14:paraId="0F5272E7" w14:textId="77777777" w:rsidR="00ED0074" w:rsidRDefault="00ED0074" w:rsidP="006B3B3B">
            <w:pPr>
              <w:rPr>
                <w:rFonts w:ascii="Tele-GroteskNor" w:hAnsi="Tele-GroteskNor"/>
                <w:lang w:val="en-GB"/>
              </w:rPr>
            </w:pPr>
          </w:p>
          <w:p w14:paraId="690EC0C9" w14:textId="77777777" w:rsidR="00ED0074" w:rsidRDefault="00ED0074" w:rsidP="006B3B3B">
            <w:pPr>
              <w:rPr>
                <w:rFonts w:ascii="Tele-GroteskNor" w:hAnsi="Tele-GroteskNor"/>
                <w:lang w:val="en-GB"/>
              </w:rPr>
            </w:pPr>
            <w:r>
              <w:rPr>
                <w:rFonts w:ascii="Tele-GroteskNor" w:hAnsi="Tele-GroteskNor"/>
                <w:lang w:val="en-GB"/>
              </w:rPr>
              <w:t>Fulfilment of the administrative obligations</w:t>
            </w:r>
          </w:p>
          <w:p w14:paraId="7606DA0C" w14:textId="77777777" w:rsidR="00ED0074" w:rsidRDefault="00ED0074" w:rsidP="006B3B3B">
            <w:pPr>
              <w:rPr>
                <w:rFonts w:ascii="Tele-GroteskNor" w:hAnsi="Tele-GroteskNor"/>
                <w:lang w:val="en-GB"/>
              </w:rPr>
            </w:pPr>
          </w:p>
          <w:p w14:paraId="7FE8084C" w14:textId="77777777" w:rsidR="00ED0074" w:rsidRPr="002C49DD" w:rsidRDefault="00ED0074" w:rsidP="006B3B3B">
            <w:pPr>
              <w:rPr>
                <w:rFonts w:ascii="Tele-GroteskNor" w:hAnsi="Tele-GroteskNor"/>
                <w:lang w:val="en-GB"/>
              </w:rPr>
            </w:pPr>
            <w:r>
              <w:rPr>
                <w:rFonts w:ascii="Tele-GroteskNor" w:hAnsi="Tele-GroteskNor"/>
                <w:lang w:val="en-GB"/>
              </w:rPr>
              <w:t>The consent of the employees is required in case of treatment of data relating to the health conditions, political views or registration with unions of each employee</w:t>
            </w:r>
          </w:p>
        </w:tc>
      </w:tr>
      <w:tr w:rsidR="00ED0074" w:rsidRPr="0021685F" w14:paraId="78B092A9" w14:textId="77777777" w:rsidTr="13F5212B">
        <w:tc>
          <w:tcPr>
            <w:tcW w:w="2689" w:type="dxa"/>
          </w:tcPr>
          <w:p w14:paraId="472061AB" w14:textId="77777777" w:rsidR="00ED0074" w:rsidRPr="00326590" w:rsidRDefault="00ED0074" w:rsidP="006B3B3B">
            <w:pPr>
              <w:rPr>
                <w:rFonts w:ascii="Tele-GroteskNor" w:hAnsi="Tele-GroteskNor"/>
                <w:lang w:val="it-IT"/>
              </w:rPr>
            </w:pPr>
            <w:r w:rsidRPr="00326590">
              <w:rPr>
                <w:rFonts w:ascii="Tele-GroteskNor" w:hAnsi="Tele-GroteskNor"/>
                <w:lang w:val="it-IT"/>
              </w:rPr>
              <w:t>Accident records (</w:t>
            </w:r>
            <w:r>
              <w:rPr>
                <w:rFonts w:ascii="Tele-GroteskNor" w:hAnsi="Tele-GroteskNor"/>
                <w:i/>
                <w:lang w:val="it-IT"/>
              </w:rPr>
              <w:t>Registro degli infortu</w:t>
            </w:r>
            <w:r w:rsidRPr="00326590">
              <w:rPr>
                <w:rFonts w:ascii="Tele-GroteskNor" w:hAnsi="Tele-GroteskNor"/>
                <w:i/>
                <w:lang w:val="it-IT"/>
              </w:rPr>
              <w:t>ni</w:t>
            </w:r>
            <w:r>
              <w:rPr>
                <w:rFonts w:ascii="Tele-GroteskNor" w:hAnsi="Tele-GroteskNor"/>
                <w:lang w:val="it-IT"/>
              </w:rPr>
              <w:t>)</w:t>
            </w:r>
          </w:p>
        </w:tc>
        <w:tc>
          <w:tcPr>
            <w:tcW w:w="2267" w:type="dxa"/>
          </w:tcPr>
          <w:p w14:paraId="404FB889" w14:textId="77777777" w:rsidR="00ED0074" w:rsidRDefault="00ED0074" w:rsidP="006B3B3B">
            <w:pPr>
              <w:rPr>
                <w:rFonts w:ascii="Tele-GroteskNor" w:hAnsi="Tele-GroteskNor"/>
                <w:lang w:val="en-GB"/>
              </w:rPr>
            </w:pPr>
            <w:r>
              <w:rPr>
                <w:rFonts w:ascii="Tele-GroteskNor" w:hAnsi="Tele-GroteskNor"/>
                <w:lang w:val="en-GB"/>
              </w:rPr>
              <w:t>4 years after the registration of the last event</w:t>
            </w:r>
          </w:p>
        </w:tc>
        <w:tc>
          <w:tcPr>
            <w:tcW w:w="2610" w:type="dxa"/>
          </w:tcPr>
          <w:p w14:paraId="4D672A53" w14:textId="77777777" w:rsidR="00ED0074" w:rsidRDefault="00ED0074" w:rsidP="006B3B3B">
            <w:pPr>
              <w:rPr>
                <w:rFonts w:ascii="Tele-GroteskNor" w:hAnsi="Tele-GroteskNor"/>
                <w:lang w:val="en-GB"/>
              </w:rPr>
            </w:pPr>
            <w:r>
              <w:rPr>
                <w:rFonts w:ascii="Tele-GroteskNor" w:hAnsi="Tele-GroteskNor"/>
                <w:lang w:val="en-GB"/>
              </w:rPr>
              <w:t>Paper or electronic</w:t>
            </w:r>
          </w:p>
        </w:tc>
        <w:tc>
          <w:tcPr>
            <w:tcW w:w="2352" w:type="dxa"/>
          </w:tcPr>
          <w:p w14:paraId="09CF81BB" w14:textId="77777777" w:rsidR="00ED0074" w:rsidRPr="0021685F" w:rsidRDefault="00ED0074" w:rsidP="006B3B3B">
            <w:pPr>
              <w:rPr>
                <w:rFonts w:ascii="Tele-GroteskNor" w:hAnsi="Tele-GroteskNor"/>
                <w:lang w:val="en-GB"/>
              </w:rPr>
            </w:pPr>
            <w:r w:rsidRPr="00326590">
              <w:rPr>
                <w:rFonts w:ascii="Tele-GroteskNor" w:hAnsi="Tele-GroteskNor"/>
                <w:lang w:val="en-GB"/>
              </w:rPr>
              <w:t xml:space="preserve">D.L. 112/2008; D.L. 510/1996; </w:t>
            </w:r>
            <w:proofErr w:type="spellStart"/>
            <w:r w:rsidRPr="00326590">
              <w:rPr>
                <w:rFonts w:ascii="Tele-GroteskNor" w:hAnsi="Tele-GroteskNor"/>
                <w:lang w:val="en-GB"/>
              </w:rPr>
              <w:t>D.Lgs</w:t>
            </w:r>
            <w:proofErr w:type="spellEnd"/>
            <w:r w:rsidRPr="00326590">
              <w:rPr>
                <w:rFonts w:ascii="Tele-GroteskNor" w:hAnsi="Tele-GroteskNor"/>
                <w:lang w:val="en-GB"/>
              </w:rPr>
              <w:t>. 152/1997</w:t>
            </w:r>
          </w:p>
        </w:tc>
      </w:tr>
      <w:tr w:rsidR="00ED0074" w:rsidRPr="004065E4" w14:paraId="1B4724DE" w14:textId="77777777" w:rsidTr="13F5212B">
        <w:tc>
          <w:tcPr>
            <w:tcW w:w="2689" w:type="dxa"/>
          </w:tcPr>
          <w:p w14:paraId="28F75249" w14:textId="77777777" w:rsidR="00ED0074" w:rsidRPr="004065E4" w:rsidRDefault="00ED0074" w:rsidP="006B3B3B">
            <w:pPr>
              <w:rPr>
                <w:rFonts w:ascii="Tele-GroteskNor" w:hAnsi="Tele-GroteskNor"/>
                <w:lang w:val="it-IT"/>
              </w:rPr>
            </w:pPr>
            <w:r>
              <w:rPr>
                <w:rFonts w:ascii="Tele-GroteskNor" w:hAnsi="Tele-GroteskNor"/>
                <w:lang w:val="it-IT"/>
              </w:rPr>
              <w:t>Illness and health records (</w:t>
            </w:r>
            <w:r>
              <w:rPr>
                <w:rFonts w:ascii="Tele-GroteskNor" w:hAnsi="Tele-GroteskNor"/>
                <w:i/>
                <w:lang w:val="it-IT"/>
              </w:rPr>
              <w:t>malattia e cartella sanitaria</w:t>
            </w:r>
            <w:r>
              <w:rPr>
                <w:rFonts w:ascii="Tele-GroteskNor" w:hAnsi="Tele-GroteskNor"/>
                <w:lang w:val="it-IT"/>
              </w:rPr>
              <w:t>)</w:t>
            </w:r>
          </w:p>
        </w:tc>
        <w:tc>
          <w:tcPr>
            <w:tcW w:w="2267" w:type="dxa"/>
          </w:tcPr>
          <w:p w14:paraId="331C7BC8" w14:textId="77777777" w:rsidR="00ED0074" w:rsidRPr="00ED0074" w:rsidRDefault="00ED0074" w:rsidP="006B3B3B">
            <w:pPr>
              <w:rPr>
                <w:rFonts w:ascii="Tele-GroteskNor" w:hAnsi="Tele-GroteskNor"/>
                <w:lang w:val="en-US"/>
              </w:rPr>
            </w:pPr>
            <w:r w:rsidRPr="00ED0074">
              <w:rPr>
                <w:rFonts w:ascii="Tele-GroteskNor" w:hAnsi="Tele-GroteskNor"/>
                <w:lang w:val="en-US"/>
              </w:rPr>
              <w:t>In case of death, 3 years from the relevant event.</w:t>
            </w:r>
          </w:p>
          <w:p w14:paraId="66C58983" w14:textId="77777777" w:rsidR="00ED0074" w:rsidRPr="00ED0074" w:rsidRDefault="00ED0074" w:rsidP="006B3B3B">
            <w:pPr>
              <w:rPr>
                <w:rFonts w:ascii="Tele-GroteskNor" w:hAnsi="Tele-GroteskNor"/>
                <w:lang w:val="en-US"/>
              </w:rPr>
            </w:pPr>
          </w:p>
          <w:p w14:paraId="433948F9" w14:textId="77777777" w:rsidR="00ED0074" w:rsidRPr="00ED0074" w:rsidRDefault="00ED0074" w:rsidP="006B3B3B">
            <w:pPr>
              <w:rPr>
                <w:rFonts w:ascii="Tele-GroteskNor" w:hAnsi="Tele-GroteskNor"/>
                <w:lang w:val="en-US"/>
              </w:rPr>
            </w:pPr>
            <w:r w:rsidRPr="00ED0074">
              <w:rPr>
                <w:rFonts w:ascii="Tele-GroteskNor" w:hAnsi="Tele-GroteskNor"/>
                <w:lang w:val="en-US"/>
              </w:rPr>
              <w:t xml:space="preserve">10 years up to 40 years in case of significant illness </w:t>
            </w:r>
          </w:p>
        </w:tc>
        <w:tc>
          <w:tcPr>
            <w:tcW w:w="2610" w:type="dxa"/>
          </w:tcPr>
          <w:p w14:paraId="07B13EE5" w14:textId="77777777" w:rsidR="00ED0074" w:rsidRDefault="00ED0074" w:rsidP="006B3B3B">
            <w:pPr>
              <w:rPr>
                <w:rFonts w:ascii="Tele-GroteskNor" w:hAnsi="Tele-GroteskNor"/>
              </w:rPr>
            </w:pPr>
            <w:r>
              <w:rPr>
                <w:rFonts w:ascii="Tele-GroteskNor" w:hAnsi="Tele-GroteskNor"/>
                <w:lang w:val="en-GB"/>
              </w:rPr>
              <w:t>Paper or electronic</w:t>
            </w:r>
          </w:p>
        </w:tc>
        <w:tc>
          <w:tcPr>
            <w:tcW w:w="2352" w:type="dxa"/>
          </w:tcPr>
          <w:p w14:paraId="35C680C7" w14:textId="77777777" w:rsidR="00ED0074" w:rsidRPr="00326590" w:rsidRDefault="00ED0074" w:rsidP="006B3B3B">
            <w:pPr>
              <w:rPr>
                <w:rFonts w:ascii="Tele-GroteskNor" w:hAnsi="Tele-GroteskNor"/>
              </w:rPr>
            </w:pPr>
            <w:r w:rsidRPr="00326590">
              <w:rPr>
                <w:rFonts w:ascii="Tele-GroteskNor" w:hAnsi="Tele-GroteskNor"/>
                <w:lang w:val="en-GB"/>
              </w:rPr>
              <w:t xml:space="preserve">D.L. 112/2008; D.L. 510/1996; </w:t>
            </w:r>
            <w:proofErr w:type="spellStart"/>
            <w:r w:rsidRPr="00326590">
              <w:rPr>
                <w:rFonts w:ascii="Tele-GroteskNor" w:hAnsi="Tele-GroteskNor"/>
                <w:lang w:val="en-GB"/>
              </w:rPr>
              <w:t>D.Lgs</w:t>
            </w:r>
            <w:proofErr w:type="spellEnd"/>
            <w:r w:rsidRPr="00326590">
              <w:rPr>
                <w:rFonts w:ascii="Tele-GroteskNor" w:hAnsi="Tele-GroteskNor"/>
                <w:lang w:val="en-GB"/>
              </w:rPr>
              <w:t>. 152/1997</w:t>
            </w:r>
          </w:p>
        </w:tc>
      </w:tr>
      <w:tr w:rsidR="00ED0074" w:rsidRPr="005F0C03" w14:paraId="15056E8F" w14:textId="77777777" w:rsidTr="13F5212B">
        <w:tc>
          <w:tcPr>
            <w:tcW w:w="2689" w:type="dxa"/>
          </w:tcPr>
          <w:p w14:paraId="135E1292" w14:textId="77777777" w:rsidR="00ED0074" w:rsidRDefault="00ED0074" w:rsidP="006B3B3B">
            <w:pPr>
              <w:rPr>
                <w:rFonts w:ascii="Tele-GroteskNor" w:hAnsi="Tele-GroteskNor"/>
                <w:lang w:val="en-GB"/>
              </w:rPr>
            </w:pPr>
            <w:r>
              <w:rPr>
                <w:rFonts w:ascii="Tele-GroteskNor" w:hAnsi="Tele-GroteskNor"/>
                <w:lang w:val="en-GB"/>
              </w:rPr>
              <w:t>Disciplinary, Grievance proceedings, litigation</w:t>
            </w:r>
          </w:p>
        </w:tc>
        <w:tc>
          <w:tcPr>
            <w:tcW w:w="2267" w:type="dxa"/>
          </w:tcPr>
          <w:p w14:paraId="1AFB2E2D" w14:textId="77777777" w:rsidR="00ED0074" w:rsidRDefault="00ED0074" w:rsidP="006B3B3B">
            <w:pPr>
              <w:rPr>
                <w:rFonts w:ascii="Tele-GroteskNor" w:hAnsi="Tele-GroteskNor"/>
                <w:lang w:val="en-GB"/>
              </w:rPr>
            </w:pPr>
            <w:r>
              <w:rPr>
                <w:rFonts w:ascii="Tele-GroteskNor" w:hAnsi="Tele-GroteskNor"/>
                <w:lang w:val="en-GB"/>
              </w:rPr>
              <w:t xml:space="preserve">10 years after last action </w:t>
            </w:r>
          </w:p>
        </w:tc>
        <w:tc>
          <w:tcPr>
            <w:tcW w:w="2610" w:type="dxa"/>
          </w:tcPr>
          <w:p w14:paraId="31274499" w14:textId="77777777" w:rsidR="00ED0074" w:rsidRDefault="00ED0074" w:rsidP="006B3B3B">
            <w:pPr>
              <w:rPr>
                <w:rFonts w:ascii="Tele-GroteskNor" w:hAnsi="Tele-GroteskNor"/>
                <w:lang w:val="en-GB"/>
              </w:rPr>
            </w:pPr>
            <w:r>
              <w:rPr>
                <w:rFonts w:ascii="Tele-GroteskNor" w:hAnsi="Tele-GroteskNor"/>
                <w:lang w:val="en-GB"/>
              </w:rPr>
              <w:t>Paper or electronic</w:t>
            </w:r>
          </w:p>
        </w:tc>
        <w:tc>
          <w:tcPr>
            <w:tcW w:w="2352" w:type="dxa"/>
          </w:tcPr>
          <w:p w14:paraId="4A7F69AA" w14:textId="77777777" w:rsidR="00ED0074" w:rsidRDefault="00ED0074" w:rsidP="006B3B3B">
            <w:pPr>
              <w:rPr>
                <w:rFonts w:ascii="Tele-GroteskNor" w:hAnsi="Tele-GroteskNor"/>
                <w:lang w:val="en-GB"/>
              </w:rPr>
            </w:pPr>
            <w:r w:rsidRPr="00326590">
              <w:rPr>
                <w:rFonts w:ascii="Tele-GroteskNor" w:hAnsi="Tele-GroteskNor"/>
                <w:lang w:val="en-GB"/>
              </w:rPr>
              <w:t xml:space="preserve">D.L. 112/2008; D.L. 510/1996; </w:t>
            </w:r>
            <w:proofErr w:type="spellStart"/>
            <w:r w:rsidRPr="00326590">
              <w:rPr>
                <w:rFonts w:ascii="Tele-GroteskNor" w:hAnsi="Tele-GroteskNor"/>
                <w:lang w:val="en-GB"/>
              </w:rPr>
              <w:t>D.Lgs</w:t>
            </w:r>
            <w:proofErr w:type="spellEnd"/>
            <w:r w:rsidRPr="00326590">
              <w:rPr>
                <w:rFonts w:ascii="Tele-GroteskNor" w:hAnsi="Tele-GroteskNor"/>
                <w:lang w:val="en-GB"/>
              </w:rPr>
              <w:t>. 152/1997</w:t>
            </w:r>
          </w:p>
        </w:tc>
      </w:tr>
      <w:tr w:rsidR="00ED0074" w:rsidRPr="00C75413" w14:paraId="4373F130" w14:textId="77777777" w:rsidTr="13F5212B">
        <w:tc>
          <w:tcPr>
            <w:tcW w:w="2689" w:type="dxa"/>
          </w:tcPr>
          <w:p w14:paraId="0C6F2896" w14:textId="77777777" w:rsidR="00ED0074" w:rsidRPr="00C75413" w:rsidRDefault="00ED0074" w:rsidP="006B3B3B">
            <w:pPr>
              <w:rPr>
                <w:rFonts w:ascii="Tele-GroteskNor" w:hAnsi="Tele-GroteskNor"/>
                <w:lang w:val="en-GB"/>
              </w:rPr>
            </w:pPr>
            <w:r>
              <w:rPr>
                <w:rFonts w:ascii="Tele-GroteskNor" w:hAnsi="Tele-GroteskNor"/>
                <w:lang w:val="en-GB"/>
              </w:rPr>
              <w:t>Working time records (</w:t>
            </w:r>
            <w:r>
              <w:rPr>
                <w:rFonts w:ascii="Tele-GroteskNor" w:hAnsi="Tele-GroteskNor"/>
                <w:i/>
                <w:lang w:val="en-GB"/>
              </w:rPr>
              <w:t xml:space="preserve">libri </w:t>
            </w:r>
            <w:proofErr w:type="spellStart"/>
            <w:r>
              <w:rPr>
                <w:rFonts w:ascii="Tele-GroteskNor" w:hAnsi="Tele-GroteskNor"/>
                <w:i/>
                <w:lang w:val="en-GB"/>
              </w:rPr>
              <w:t>paga</w:t>
            </w:r>
            <w:proofErr w:type="spellEnd"/>
            <w:r>
              <w:rPr>
                <w:rFonts w:ascii="Tele-GroteskNor" w:hAnsi="Tele-GroteskNor"/>
                <w:i/>
                <w:lang w:val="en-GB"/>
              </w:rPr>
              <w:t xml:space="preserve"> e </w:t>
            </w:r>
            <w:proofErr w:type="spellStart"/>
            <w:r>
              <w:rPr>
                <w:rFonts w:ascii="Tele-GroteskNor" w:hAnsi="Tele-GroteskNor"/>
                <w:i/>
                <w:lang w:val="en-GB"/>
              </w:rPr>
              <w:t>matricola</w:t>
            </w:r>
            <w:proofErr w:type="spellEnd"/>
            <w:r>
              <w:rPr>
                <w:rFonts w:ascii="Tele-GroteskNor" w:hAnsi="Tele-GroteskNor"/>
                <w:lang w:val="en-GB"/>
              </w:rPr>
              <w:t>)</w:t>
            </w:r>
          </w:p>
        </w:tc>
        <w:tc>
          <w:tcPr>
            <w:tcW w:w="2267" w:type="dxa"/>
          </w:tcPr>
          <w:p w14:paraId="1F74C4A8" w14:textId="77777777" w:rsidR="00ED0074" w:rsidRPr="0073084E" w:rsidRDefault="00ED0074" w:rsidP="006B3B3B">
            <w:pPr>
              <w:rPr>
                <w:rFonts w:ascii="Tele-GroteskNor" w:hAnsi="Tele-GroteskNor"/>
                <w:lang w:val="en-GB"/>
              </w:rPr>
            </w:pPr>
            <w:r>
              <w:rPr>
                <w:rFonts w:ascii="Tele-GroteskNor" w:hAnsi="Tele-GroteskNor"/>
                <w:lang w:val="en-GB"/>
              </w:rPr>
              <w:t>5 years from the date on which the record was made</w:t>
            </w:r>
          </w:p>
        </w:tc>
        <w:tc>
          <w:tcPr>
            <w:tcW w:w="2610" w:type="dxa"/>
          </w:tcPr>
          <w:p w14:paraId="5DA9236B" w14:textId="77777777" w:rsidR="00ED0074" w:rsidRPr="00930F4A" w:rsidRDefault="00ED0074" w:rsidP="006B3B3B">
            <w:pPr>
              <w:rPr>
                <w:rFonts w:ascii="Tele-GroteskNor" w:hAnsi="Tele-GroteskNor"/>
                <w:lang w:val="en-GB"/>
              </w:rPr>
            </w:pPr>
            <w:r>
              <w:rPr>
                <w:rFonts w:ascii="Tele-GroteskNor" w:hAnsi="Tele-GroteskNor"/>
                <w:lang w:val="en-GB"/>
              </w:rPr>
              <w:t>Paper or electronic</w:t>
            </w:r>
          </w:p>
        </w:tc>
        <w:tc>
          <w:tcPr>
            <w:tcW w:w="2352" w:type="dxa"/>
          </w:tcPr>
          <w:p w14:paraId="3CC0972A" w14:textId="77777777" w:rsidR="00ED0074" w:rsidRPr="00C75413" w:rsidRDefault="00ED0074" w:rsidP="006B3B3B">
            <w:pPr>
              <w:rPr>
                <w:rFonts w:ascii="Tele-GroteskNor" w:hAnsi="Tele-GroteskNor"/>
                <w:lang w:val="en-GB"/>
              </w:rPr>
            </w:pPr>
            <w:r w:rsidRPr="00C75413">
              <w:rPr>
                <w:rFonts w:ascii="Tele-GroteskNor" w:hAnsi="Tele-GroteskNor"/>
                <w:lang w:val="en-GB"/>
              </w:rPr>
              <w:t xml:space="preserve">Art. </w:t>
            </w:r>
            <w:r>
              <w:rPr>
                <w:rFonts w:ascii="Tele-GroteskNor" w:hAnsi="Tele-GroteskNor"/>
                <w:lang w:val="en-GB"/>
              </w:rPr>
              <w:t xml:space="preserve">6, paragraph 2, of ministerial decree of 9 July 2008 reduced the retention time up to 5 </w:t>
            </w:r>
            <w:r>
              <w:rPr>
                <w:rFonts w:ascii="Tele-GroteskNor" w:hAnsi="Tele-GroteskNor"/>
                <w:lang w:val="en-GB"/>
              </w:rPr>
              <w:lastRenderedPageBreak/>
              <w:t>years from the last record</w:t>
            </w:r>
          </w:p>
        </w:tc>
      </w:tr>
      <w:tr w:rsidR="00ED0074" w:rsidRPr="005F0C03" w14:paraId="4E16FBF3" w14:textId="77777777" w:rsidTr="13F5212B">
        <w:tc>
          <w:tcPr>
            <w:tcW w:w="2689" w:type="dxa"/>
          </w:tcPr>
          <w:p w14:paraId="51F88A7D" w14:textId="77777777" w:rsidR="00ED0074" w:rsidRDefault="00ED0074" w:rsidP="006B3B3B">
            <w:pPr>
              <w:rPr>
                <w:rFonts w:ascii="Tele-GroteskNor" w:hAnsi="Tele-GroteskNor"/>
                <w:lang w:val="en-GB"/>
              </w:rPr>
            </w:pPr>
            <w:r>
              <w:rPr>
                <w:rFonts w:ascii="Tele-GroteskNor" w:hAnsi="Tele-GroteskNor"/>
                <w:lang w:val="en-GB"/>
              </w:rPr>
              <w:lastRenderedPageBreak/>
              <w:t>Annual leave (</w:t>
            </w:r>
            <w:proofErr w:type="spellStart"/>
            <w:r w:rsidRPr="004065E4">
              <w:rPr>
                <w:rFonts w:ascii="Tele-GroteskNor" w:hAnsi="Tele-GroteskNor"/>
                <w:i/>
                <w:lang w:val="en-GB"/>
              </w:rPr>
              <w:t>assenze</w:t>
            </w:r>
            <w:proofErr w:type="spellEnd"/>
            <w:r>
              <w:rPr>
                <w:rFonts w:ascii="Tele-GroteskNor" w:hAnsi="Tele-GroteskNor"/>
                <w:lang w:val="en-GB"/>
              </w:rPr>
              <w:t>)</w:t>
            </w:r>
          </w:p>
        </w:tc>
        <w:tc>
          <w:tcPr>
            <w:tcW w:w="2267" w:type="dxa"/>
          </w:tcPr>
          <w:p w14:paraId="46E5C543" w14:textId="77777777" w:rsidR="00ED0074" w:rsidRPr="0073084E" w:rsidRDefault="00ED0074" w:rsidP="006B3B3B">
            <w:pPr>
              <w:rPr>
                <w:rFonts w:ascii="Tele-GroteskNor" w:hAnsi="Tele-GroteskNor"/>
                <w:lang w:val="en-GB"/>
              </w:rPr>
            </w:pPr>
            <w:r>
              <w:rPr>
                <w:rFonts w:ascii="Tele-GroteskNor" w:hAnsi="Tele-GroteskNor"/>
                <w:lang w:val="en-GB"/>
              </w:rPr>
              <w:t>10 years after the end of each tax year</w:t>
            </w:r>
          </w:p>
        </w:tc>
        <w:tc>
          <w:tcPr>
            <w:tcW w:w="2610" w:type="dxa"/>
          </w:tcPr>
          <w:p w14:paraId="77CD6BBC" w14:textId="77777777" w:rsidR="00ED0074" w:rsidRDefault="00ED0074" w:rsidP="006B3B3B">
            <w:r w:rsidRPr="00930F4A">
              <w:rPr>
                <w:rFonts w:ascii="Tele-GroteskNor" w:hAnsi="Tele-GroteskNor"/>
                <w:lang w:val="en-GB"/>
              </w:rPr>
              <w:t>Paper or electronic</w:t>
            </w:r>
          </w:p>
        </w:tc>
        <w:tc>
          <w:tcPr>
            <w:tcW w:w="2352" w:type="dxa"/>
          </w:tcPr>
          <w:p w14:paraId="225265C5" w14:textId="4093A114" w:rsidR="00ED0074" w:rsidRPr="00ED0074" w:rsidRDefault="00ED0074" w:rsidP="006B3B3B">
            <w:pPr>
              <w:rPr>
                <w:rFonts w:ascii="Tele-GroteskNor" w:hAnsi="Tele-GroteskNor"/>
                <w:lang w:val="en-GB"/>
              </w:rPr>
            </w:pPr>
            <w:r w:rsidRPr="00326590">
              <w:rPr>
                <w:rFonts w:ascii="Tele-GroteskNor" w:hAnsi="Tele-GroteskNor"/>
                <w:lang w:val="en-GB"/>
              </w:rPr>
              <w:t xml:space="preserve">D.L. 112/2008; D.L. 510/1996; </w:t>
            </w:r>
            <w:proofErr w:type="spellStart"/>
            <w:r w:rsidRPr="00326590">
              <w:rPr>
                <w:rFonts w:ascii="Tele-GroteskNor" w:hAnsi="Tele-GroteskNor"/>
                <w:lang w:val="en-GB"/>
              </w:rPr>
              <w:t>D.Lgs</w:t>
            </w:r>
            <w:proofErr w:type="spellEnd"/>
            <w:r w:rsidRPr="00326590">
              <w:rPr>
                <w:rFonts w:ascii="Tele-GroteskNor" w:hAnsi="Tele-GroteskNor"/>
                <w:lang w:val="en-GB"/>
              </w:rPr>
              <w:t>. 152/1997</w:t>
            </w:r>
          </w:p>
        </w:tc>
      </w:tr>
      <w:tr w:rsidR="00A27D5E" w:rsidRPr="005F0C03" w14:paraId="202990FE" w14:textId="77777777" w:rsidTr="13F5212B">
        <w:tc>
          <w:tcPr>
            <w:tcW w:w="9918" w:type="dxa"/>
            <w:gridSpan w:val="4"/>
            <w:shd w:val="clear" w:color="auto" w:fill="BFBFBF" w:themeFill="background1" w:themeFillShade="BF"/>
          </w:tcPr>
          <w:p w14:paraId="3F399C2F" w14:textId="47A7B72A" w:rsidR="00A27D5E" w:rsidRPr="002658F1" w:rsidRDefault="00991F60" w:rsidP="006B3B3B">
            <w:pPr>
              <w:rPr>
                <w:lang w:val="en-US"/>
              </w:rPr>
            </w:pPr>
            <w:r w:rsidRPr="13F5212B">
              <w:rPr>
                <w:rFonts w:ascii="Tele-GroteskNor" w:hAnsi="Tele-GroteskNor"/>
                <w:b/>
                <w:bCs/>
                <w:sz w:val="24"/>
                <w:szCs w:val="24"/>
                <w:lang w:val="en-GB"/>
              </w:rPr>
              <w:t xml:space="preserve">HR data: </w:t>
            </w:r>
            <w:r w:rsidR="0DBFF8D8" w:rsidRPr="13F5212B">
              <w:rPr>
                <w:rFonts w:ascii="Tele-GroteskNor" w:hAnsi="Tele-GroteskNor"/>
                <w:b/>
                <w:bCs/>
                <w:sz w:val="24"/>
                <w:szCs w:val="24"/>
                <w:lang w:val="en-GB"/>
              </w:rPr>
              <w:t>Payroll and salary records</w:t>
            </w:r>
          </w:p>
        </w:tc>
      </w:tr>
      <w:tr w:rsidR="00A27D5E" w:rsidRPr="002C49DD" w14:paraId="38420C53" w14:textId="77777777" w:rsidTr="13F5212B">
        <w:tc>
          <w:tcPr>
            <w:tcW w:w="2689" w:type="dxa"/>
            <w:shd w:val="clear" w:color="auto" w:fill="BFBFBF" w:themeFill="background1" w:themeFillShade="BF"/>
          </w:tcPr>
          <w:p w14:paraId="75AC128C" w14:textId="77777777" w:rsidR="00A27D5E" w:rsidRPr="002C49DD" w:rsidRDefault="00A27D5E"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6550807D" w14:textId="77777777" w:rsidR="00A27D5E" w:rsidRPr="002C49DD" w:rsidRDefault="00A27D5E"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5C5E3086" w14:textId="77777777" w:rsidR="00A27D5E" w:rsidRPr="002C49DD" w:rsidRDefault="00A27D5E"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24785AD9" w14:textId="77777777" w:rsidR="00A27D5E" w:rsidRPr="002C49DD" w:rsidRDefault="00A27D5E" w:rsidP="006B3B3B">
            <w:pPr>
              <w:rPr>
                <w:rFonts w:ascii="Tele-GroteskNor" w:hAnsi="Tele-GroteskNor"/>
                <w:b/>
                <w:sz w:val="24"/>
                <w:lang w:val="en-GB"/>
              </w:rPr>
            </w:pPr>
            <w:r w:rsidRPr="002C49DD">
              <w:rPr>
                <w:rFonts w:ascii="Tele-GroteskNor" w:hAnsi="Tele-GroteskNor"/>
                <w:b/>
                <w:sz w:val="24"/>
                <w:lang w:val="en-GB"/>
              </w:rPr>
              <w:t>Reference</w:t>
            </w:r>
          </w:p>
        </w:tc>
      </w:tr>
      <w:tr w:rsidR="00A27D5E" w:rsidRPr="005F0C03" w14:paraId="25864131" w14:textId="77777777" w:rsidTr="13F5212B">
        <w:tc>
          <w:tcPr>
            <w:tcW w:w="2689" w:type="dxa"/>
          </w:tcPr>
          <w:p w14:paraId="44DE4516" w14:textId="77777777" w:rsidR="00A27D5E" w:rsidRPr="002C49DD" w:rsidRDefault="00A27D5E" w:rsidP="006B3B3B">
            <w:pPr>
              <w:rPr>
                <w:rFonts w:ascii="Tele-GroteskNor" w:hAnsi="Tele-GroteskNor"/>
                <w:lang w:val="en-GB"/>
              </w:rPr>
            </w:pPr>
            <w:r>
              <w:rPr>
                <w:rFonts w:ascii="Tele-GroteskNor" w:hAnsi="Tele-GroteskNor"/>
                <w:lang w:val="en-GB"/>
              </w:rPr>
              <w:t>Records relating to hours worked and payments made</w:t>
            </w:r>
          </w:p>
        </w:tc>
        <w:tc>
          <w:tcPr>
            <w:tcW w:w="2267" w:type="dxa"/>
          </w:tcPr>
          <w:p w14:paraId="1E0D3B08" w14:textId="77777777" w:rsidR="00A27D5E" w:rsidRPr="002C49DD" w:rsidRDefault="00A27D5E" w:rsidP="006B3B3B">
            <w:pPr>
              <w:rPr>
                <w:rFonts w:ascii="Tele-GroteskNor" w:hAnsi="Tele-GroteskNor"/>
                <w:lang w:val="en-GB"/>
              </w:rPr>
            </w:pPr>
            <w:r>
              <w:rPr>
                <w:rFonts w:ascii="Tele-GroteskNor" w:hAnsi="Tele-GroteskNor"/>
                <w:lang w:val="en-GB"/>
              </w:rPr>
              <w:t xml:space="preserve">5 years </w:t>
            </w:r>
          </w:p>
        </w:tc>
        <w:tc>
          <w:tcPr>
            <w:tcW w:w="2610" w:type="dxa"/>
          </w:tcPr>
          <w:p w14:paraId="7C9E53CE" w14:textId="77777777" w:rsidR="00A27D5E" w:rsidRPr="002C49DD" w:rsidRDefault="00A27D5E" w:rsidP="006B3B3B">
            <w:pPr>
              <w:rPr>
                <w:rFonts w:ascii="Tele-GroteskNor" w:hAnsi="Tele-GroteskNor"/>
                <w:lang w:val="en-GB"/>
              </w:rPr>
            </w:pPr>
            <w:r>
              <w:rPr>
                <w:rFonts w:ascii="Tele-GroteskNor" w:hAnsi="Tele-GroteskNor"/>
                <w:lang w:val="en-GB"/>
              </w:rPr>
              <w:t>Paper or electronic</w:t>
            </w:r>
          </w:p>
        </w:tc>
        <w:tc>
          <w:tcPr>
            <w:tcW w:w="2352" w:type="dxa"/>
          </w:tcPr>
          <w:p w14:paraId="610204FD" w14:textId="77777777" w:rsidR="00A27D5E" w:rsidRPr="002C49DD" w:rsidRDefault="00A27D5E" w:rsidP="006B3B3B">
            <w:pPr>
              <w:rPr>
                <w:rFonts w:ascii="Tele-GroteskNor" w:hAnsi="Tele-GroteskNor"/>
                <w:lang w:val="en-GB"/>
              </w:rPr>
            </w:pPr>
            <w:r>
              <w:rPr>
                <w:rFonts w:ascii="Tele-GroteskNor" w:hAnsi="Tele-GroteskNor"/>
                <w:lang w:val="en-GB"/>
              </w:rPr>
              <w:t>Art.6, comma 2, D.M. 9 July 2008</w:t>
            </w:r>
          </w:p>
        </w:tc>
      </w:tr>
      <w:tr w:rsidR="00A27D5E" w:rsidRPr="002C49DD" w14:paraId="726396F6" w14:textId="77777777" w:rsidTr="13F5212B">
        <w:tc>
          <w:tcPr>
            <w:tcW w:w="2689" w:type="dxa"/>
          </w:tcPr>
          <w:p w14:paraId="2A7FC221" w14:textId="77777777" w:rsidR="00A27D5E" w:rsidRPr="002C49DD" w:rsidRDefault="00A27D5E" w:rsidP="006B3B3B">
            <w:pPr>
              <w:rPr>
                <w:rFonts w:ascii="Tele-GroteskNor" w:hAnsi="Tele-GroteskNor"/>
                <w:lang w:val="en-GB"/>
              </w:rPr>
            </w:pPr>
            <w:r>
              <w:rPr>
                <w:rFonts w:ascii="Tele-GroteskNor" w:hAnsi="Tele-GroteskNor"/>
                <w:lang w:val="en-GB"/>
              </w:rPr>
              <w:t>National Minimum Wage Records</w:t>
            </w:r>
          </w:p>
        </w:tc>
        <w:tc>
          <w:tcPr>
            <w:tcW w:w="2267" w:type="dxa"/>
          </w:tcPr>
          <w:p w14:paraId="024730DA" w14:textId="4661D275" w:rsidR="00A27D5E" w:rsidRPr="002C49DD" w:rsidRDefault="00A27D5E" w:rsidP="006B3B3B">
            <w:pPr>
              <w:rPr>
                <w:rFonts w:ascii="Tele-GroteskNor" w:hAnsi="Tele-GroteskNor"/>
                <w:lang w:val="en-GB"/>
              </w:rPr>
            </w:pPr>
            <w:r>
              <w:rPr>
                <w:rFonts w:ascii="Tele-GroteskNor" w:hAnsi="Tele-GroteskNor"/>
                <w:lang w:val="en-GB"/>
              </w:rPr>
              <w:t>10 years after employment ceases also more in case of litigation</w:t>
            </w:r>
          </w:p>
        </w:tc>
        <w:tc>
          <w:tcPr>
            <w:tcW w:w="2610" w:type="dxa"/>
          </w:tcPr>
          <w:p w14:paraId="0029CBE7" w14:textId="77777777" w:rsidR="00A27D5E" w:rsidRPr="002C49DD" w:rsidRDefault="00A27D5E" w:rsidP="006B3B3B">
            <w:pPr>
              <w:rPr>
                <w:rFonts w:ascii="Tele-GroteskNor" w:hAnsi="Tele-GroteskNor"/>
                <w:lang w:val="en-GB"/>
              </w:rPr>
            </w:pPr>
            <w:r>
              <w:rPr>
                <w:rFonts w:ascii="Tele-GroteskNor" w:hAnsi="Tele-GroteskNor"/>
                <w:lang w:val="en-GB"/>
              </w:rPr>
              <w:t>Paper or electronic</w:t>
            </w:r>
          </w:p>
        </w:tc>
        <w:tc>
          <w:tcPr>
            <w:tcW w:w="2352" w:type="dxa"/>
          </w:tcPr>
          <w:p w14:paraId="5E8012F1" w14:textId="77777777" w:rsidR="00A27D5E" w:rsidRPr="002C49DD" w:rsidRDefault="00A27D5E" w:rsidP="006B3B3B">
            <w:pPr>
              <w:rPr>
                <w:rFonts w:ascii="Tele-GroteskNor" w:hAnsi="Tele-GroteskNor"/>
                <w:lang w:val="en-GB"/>
              </w:rPr>
            </w:pPr>
            <w:r w:rsidRPr="008A4F3B">
              <w:rPr>
                <w:rFonts w:ascii="Tele-GroteskNor" w:hAnsi="Tele-GroteskNor"/>
                <w:lang w:val="en-GB"/>
              </w:rPr>
              <w:t xml:space="preserve">D.L. 112/2008; D.L. 510/1996; </w:t>
            </w:r>
            <w:proofErr w:type="spellStart"/>
            <w:r w:rsidRPr="008A4F3B">
              <w:rPr>
                <w:rFonts w:ascii="Tele-GroteskNor" w:hAnsi="Tele-GroteskNor"/>
                <w:lang w:val="en-GB"/>
              </w:rPr>
              <w:t>D.Lgs</w:t>
            </w:r>
            <w:proofErr w:type="spellEnd"/>
            <w:r w:rsidRPr="008A4F3B">
              <w:rPr>
                <w:rFonts w:ascii="Tele-GroteskNor" w:hAnsi="Tele-GroteskNor"/>
                <w:lang w:val="en-GB"/>
              </w:rPr>
              <w:t>. 152/1997</w:t>
            </w:r>
          </w:p>
        </w:tc>
      </w:tr>
      <w:tr w:rsidR="00A27D5E" w:rsidRPr="005F0C03" w14:paraId="6FB0B845" w14:textId="77777777" w:rsidTr="13F5212B">
        <w:tc>
          <w:tcPr>
            <w:tcW w:w="2689" w:type="dxa"/>
          </w:tcPr>
          <w:p w14:paraId="71A34F21" w14:textId="550B7347" w:rsidR="00A27D5E" w:rsidRDefault="302AD262" w:rsidP="006B3B3B">
            <w:pPr>
              <w:rPr>
                <w:rFonts w:ascii="Tele-GroteskNor" w:hAnsi="Tele-GroteskNor"/>
                <w:lang w:val="en-GB"/>
              </w:rPr>
            </w:pPr>
            <w:r w:rsidRPr="03E68CE8">
              <w:rPr>
                <w:rFonts w:ascii="Tele-GroteskNor" w:hAnsi="Tele-GroteskNor"/>
                <w:lang w:val="en-GB"/>
              </w:rPr>
              <w:t xml:space="preserve">Wage and salary records </w:t>
            </w:r>
          </w:p>
          <w:p w14:paraId="211F9742" w14:textId="05BBF517" w:rsidR="00A27D5E" w:rsidRPr="002C49DD" w:rsidRDefault="00A27D5E" w:rsidP="006B3B3B">
            <w:pPr>
              <w:rPr>
                <w:rFonts w:ascii="Tele-GroteskNor" w:hAnsi="Tele-GroteskNor"/>
                <w:lang w:val="en-GB"/>
              </w:rPr>
            </w:pPr>
            <w:r>
              <w:rPr>
                <w:rFonts w:ascii="Tele-GroteskNor" w:hAnsi="Tele-GroteskNor"/>
                <w:lang w:val="en-GB"/>
              </w:rPr>
              <w:t>(Including overtime, bonuses)</w:t>
            </w:r>
          </w:p>
        </w:tc>
        <w:tc>
          <w:tcPr>
            <w:tcW w:w="2267" w:type="dxa"/>
          </w:tcPr>
          <w:p w14:paraId="53FA729A" w14:textId="21287667" w:rsidR="00A27D5E" w:rsidRPr="002C49DD" w:rsidRDefault="00A27D5E" w:rsidP="006B3B3B">
            <w:pPr>
              <w:rPr>
                <w:rFonts w:ascii="Tele-GroteskNor" w:hAnsi="Tele-GroteskNor"/>
                <w:lang w:val="en-GB"/>
              </w:rPr>
            </w:pPr>
            <w:r>
              <w:rPr>
                <w:rFonts w:ascii="Tele-GroteskNor" w:hAnsi="Tele-GroteskNor"/>
                <w:lang w:val="en-GB"/>
              </w:rPr>
              <w:t>10 years after employment ceases also more in case of litigation</w:t>
            </w:r>
          </w:p>
        </w:tc>
        <w:tc>
          <w:tcPr>
            <w:tcW w:w="2610" w:type="dxa"/>
          </w:tcPr>
          <w:p w14:paraId="4A0B5D8E" w14:textId="77777777" w:rsidR="00A27D5E" w:rsidRPr="002C49DD" w:rsidRDefault="00A27D5E" w:rsidP="006B3B3B">
            <w:pPr>
              <w:rPr>
                <w:rFonts w:ascii="Tele-GroteskNor" w:hAnsi="Tele-GroteskNor"/>
                <w:lang w:val="en-GB"/>
              </w:rPr>
            </w:pPr>
            <w:r>
              <w:rPr>
                <w:rFonts w:ascii="Tele-GroteskNor" w:hAnsi="Tele-GroteskNor"/>
                <w:lang w:val="en-GB"/>
              </w:rPr>
              <w:t>Paper or electronic</w:t>
            </w:r>
          </w:p>
        </w:tc>
        <w:tc>
          <w:tcPr>
            <w:tcW w:w="2352" w:type="dxa"/>
          </w:tcPr>
          <w:p w14:paraId="3110E1BC" w14:textId="77777777" w:rsidR="00A27D5E" w:rsidRPr="002C49DD" w:rsidRDefault="00A27D5E" w:rsidP="006B3B3B">
            <w:pPr>
              <w:rPr>
                <w:rFonts w:ascii="Tele-GroteskNor" w:hAnsi="Tele-GroteskNor"/>
                <w:lang w:val="en-GB"/>
              </w:rPr>
            </w:pPr>
            <w:r w:rsidRPr="008A4F3B">
              <w:rPr>
                <w:rFonts w:ascii="Tele-GroteskNor" w:hAnsi="Tele-GroteskNor"/>
                <w:lang w:val="en-GB"/>
              </w:rPr>
              <w:t xml:space="preserve">D.L. 112/2008; D.L. 510/1996; </w:t>
            </w:r>
            <w:proofErr w:type="spellStart"/>
            <w:r w:rsidRPr="008A4F3B">
              <w:rPr>
                <w:rFonts w:ascii="Tele-GroteskNor" w:hAnsi="Tele-GroteskNor"/>
                <w:lang w:val="en-GB"/>
              </w:rPr>
              <w:t>D.Lgs</w:t>
            </w:r>
            <w:proofErr w:type="spellEnd"/>
            <w:r w:rsidRPr="008A4F3B">
              <w:rPr>
                <w:rFonts w:ascii="Tele-GroteskNor" w:hAnsi="Tele-GroteskNor"/>
                <w:lang w:val="en-GB"/>
              </w:rPr>
              <w:t>. 152/1997</w:t>
            </w:r>
          </w:p>
        </w:tc>
      </w:tr>
      <w:tr w:rsidR="00A27D5E" w:rsidRPr="005F0C03" w14:paraId="1978BB2E" w14:textId="77777777" w:rsidTr="13F5212B">
        <w:tc>
          <w:tcPr>
            <w:tcW w:w="2689" w:type="dxa"/>
          </w:tcPr>
          <w:p w14:paraId="699A1A23" w14:textId="77777777" w:rsidR="00A27D5E" w:rsidRDefault="00A27D5E" w:rsidP="006B3B3B">
            <w:pPr>
              <w:rPr>
                <w:rFonts w:ascii="Tele-GroteskNor" w:hAnsi="Tele-GroteskNor"/>
                <w:lang w:val="en-GB"/>
              </w:rPr>
            </w:pPr>
            <w:r>
              <w:rPr>
                <w:rFonts w:ascii="Tele-GroteskNor" w:hAnsi="Tele-GroteskNor"/>
                <w:lang w:val="en-GB"/>
              </w:rPr>
              <w:t>Statutory Maternity, paternity Pay (SMP)records.</w:t>
            </w:r>
          </w:p>
        </w:tc>
        <w:tc>
          <w:tcPr>
            <w:tcW w:w="2267" w:type="dxa"/>
          </w:tcPr>
          <w:p w14:paraId="57E9A048" w14:textId="132DE4AD" w:rsidR="00A27D5E" w:rsidRDefault="00A27D5E" w:rsidP="006B3B3B">
            <w:pPr>
              <w:rPr>
                <w:rFonts w:ascii="Tele-GroteskNor" w:hAnsi="Tele-GroteskNor"/>
                <w:lang w:val="en-GB"/>
              </w:rPr>
            </w:pPr>
            <w:r>
              <w:rPr>
                <w:rFonts w:ascii="Tele-GroteskNor" w:hAnsi="Tele-GroteskNor"/>
                <w:lang w:val="en-GB"/>
              </w:rPr>
              <w:t>10 years after employment ceases also more in case of litigation</w:t>
            </w:r>
          </w:p>
        </w:tc>
        <w:tc>
          <w:tcPr>
            <w:tcW w:w="2610" w:type="dxa"/>
          </w:tcPr>
          <w:p w14:paraId="38B6D5C1" w14:textId="77777777" w:rsidR="00A27D5E" w:rsidRDefault="00A27D5E" w:rsidP="006B3B3B">
            <w:pPr>
              <w:rPr>
                <w:rFonts w:ascii="Tele-GroteskNor" w:hAnsi="Tele-GroteskNor"/>
                <w:lang w:val="en-GB"/>
              </w:rPr>
            </w:pPr>
            <w:r>
              <w:rPr>
                <w:rFonts w:ascii="Tele-GroteskNor" w:hAnsi="Tele-GroteskNor"/>
                <w:lang w:val="en-GB"/>
              </w:rPr>
              <w:t>Paper or electronic</w:t>
            </w:r>
          </w:p>
        </w:tc>
        <w:tc>
          <w:tcPr>
            <w:tcW w:w="2352" w:type="dxa"/>
          </w:tcPr>
          <w:p w14:paraId="593320A8" w14:textId="77777777" w:rsidR="00A27D5E" w:rsidRDefault="00A27D5E" w:rsidP="006B3B3B">
            <w:pPr>
              <w:rPr>
                <w:rFonts w:ascii="Tele-GroteskNor" w:hAnsi="Tele-GroteskNor"/>
                <w:lang w:val="en-GB"/>
              </w:rPr>
            </w:pPr>
            <w:r w:rsidRPr="008A4F3B">
              <w:rPr>
                <w:rFonts w:ascii="Tele-GroteskNor" w:hAnsi="Tele-GroteskNor"/>
                <w:lang w:val="en-GB"/>
              </w:rPr>
              <w:t xml:space="preserve">D.L. 112/2008; D.L. 510/1996; </w:t>
            </w:r>
            <w:proofErr w:type="spellStart"/>
            <w:r w:rsidRPr="008A4F3B">
              <w:rPr>
                <w:rFonts w:ascii="Tele-GroteskNor" w:hAnsi="Tele-GroteskNor"/>
                <w:lang w:val="en-GB"/>
              </w:rPr>
              <w:t>D.Lgs</w:t>
            </w:r>
            <w:proofErr w:type="spellEnd"/>
            <w:r w:rsidRPr="008A4F3B">
              <w:rPr>
                <w:rFonts w:ascii="Tele-GroteskNor" w:hAnsi="Tele-GroteskNor"/>
                <w:lang w:val="en-GB"/>
              </w:rPr>
              <w:t>. 152/1997</w:t>
            </w:r>
          </w:p>
        </w:tc>
      </w:tr>
      <w:tr w:rsidR="00A27D5E" w:rsidRPr="002C49DD" w14:paraId="3B6D149A" w14:textId="77777777" w:rsidTr="13F5212B">
        <w:tc>
          <w:tcPr>
            <w:tcW w:w="2689" w:type="dxa"/>
          </w:tcPr>
          <w:p w14:paraId="47B187A3" w14:textId="77777777" w:rsidR="00A27D5E" w:rsidRDefault="00A27D5E" w:rsidP="006B3B3B">
            <w:pPr>
              <w:rPr>
                <w:rFonts w:ascii="Tele-GroteskNor" w:hAnsi="Tele-GroteskNor"/>
                <w:lang w:val="en-GB"/>
              </w:rPr>
            </w:pPr>
            <w:r>
              <w:rPr>
                <w:rFonts w:ascii="Tele-GroteskNor" w:hAnsi="Tele-GroteskNor"/>
                <w:lang w:val="en-GB"/>
              </w:rPr>
              <w:t>Retirement/Pension benefit Scheme</w:t>
            </w:r>
          </w:p>
        </w:tc>
        <w:tc>
          <w:tcPr>
            <w:tcW w:w="2267" w:type="dxa"/>
          </w:tcPr>
          <w:p w14:paraId="00AD4D56" w14:textId="4311C53C" w:rsidR="00A27D5E" w:rsidRDefault="00A27D5E" w:rsidP="006B3B3B">
            <w:pPr>
              <w:rPr>
                <w:rFonts w:ascii="Tele-GroteskNor" w:hAnsi="Tele-GroteskNor"/>
                <w:lang w:val="en-GB"/>
              </w:rPr>
            </w:pPr>
            <w:r>
              <w:rPr>
                <w:rFonts w:ascii="Tele-GroteskNor" w:hAnsi="Tele-GroteskNor"/>
                <w:lang w:val="en-GB"/>
              </w:rPr>
              <w:t>10 years after employment ceases also more in case of litigation.</w:t>
            </w:r>
          </w:p>
        </w:tc>
        <w:tc>
          <w:tcPr>
            <w:tcW w:w="2610" w:type="dxa"/>
          </w:tcPr>
          <w:p w14:paraId="137C9CE9" w14:textId="77777777" w:rsidR="00A27D5E" w:rsidRDefault="00A27D5E" w:rsidP="006B3B3B">
            <w:pPr>
              <w:rPr>
                <w:rFonts w:ascii="Tele-GroteskNor" w:hAnsi="Tele-GroteskNor"/>
                <w:lang w:val="en-GB"/>
              </w:rPr>
            </w:pPr>
            <w:r>
              <w:rPr>
                <w:rFonts w:ascii="Tele-GroteskNor" w:hAnsi="Tele-GroteskNor"/>
                <w:lang w:val="en-GB"/>
              </w:rPr>
              <w:t>Paper or electronic</w:t>
            </w:r>
          </w:p>
        </w:tc>
        <w:tc>
          <w:tcPr>
            <w:tcW w:w="2352" w:type="dxa"/>
          </w:tcPr>
          <w:p w14:paraId="2E9C40C2" w14:textId="77777777" w:rsidR="00A27D5E" w:rsidRDefault="00A27D5E" w:rsidP="006B3B3B">
            <w:pPr>
              <w:rPr>
                <w:rFonts w:ascii="Tele-GroteskNor" w:hAnsi="Tele-GroteskNor"/>
                <w:lang w:val="en-GB"/>
              </w:rPr>
            </w:pPr>
            <w:r w:rsidRPr="008A4F3B">
              <w:rPr>
                <w:rFonts w:ascii="Tele-GroteskNor" w:hAnsi="Tele-GroteskNor"/>
                <w:lang w:val="en-GB"/>
              </w:rPr>
              <w:t xml:space="preserve">D.L. 112/2008; D.L. 510/1996; </w:t>
            </w:r>
            <w:proofErr w:type="spellStart"/>
            <w:r w:rsidRPr="008A4F3B">
              <w:rPr>
                <w:rFonts w:ascii="Tele-GroteskNor" w:hAnsi="Tele-GroteskNor"/>
                <w:lang w:val="en-GB"/>
              </w:rPr>
              <w:t>D.Lgs</w:t>
            </w:r>
            <w:proofErr w:type="spellEnd"/>
            <w:r w:rsidRPr="008A4F3B">
              <w:rPr>
                <w:rFonts w:ascii="Tele-GroteskNor" w:hAnsi="Tele-GroteskNor"/>
                <w:lang w:val="en-GB"/>
              </w:rPr>
              <w:t>. 152/1997</w:t>
            </w:r>
          </w:p>
        </w:tc>
      </w:tr>
    </w:tbl>
    <w:p w14:paraId="4E914464" w14:textId="77777777" w:rsidR="00A27D5E" w:rsidRDefault="00A27D5E"/>
    <w:tbl>
      <w:tblPr>
        <w:tblStyle w:val="TableGrid"/>
        <w:tblW w:w="9918" w:type="dxa"/>
        <w:tblLayout w:type="fixed"/>
        <w:tblLook w:val="04A0" w:firstRow="1" w:lastRow="0" w:firstColumn="1" w:lastColumn="0" w:noHBand="0" w:noVBand="1"/>
      </w:tblPr>
      <w:tblGrid>
        <w:gridCol w:w="2689"/>
        <w:gridCol w:w="2267"/>
        <w:gridCol w:w="2610"/>
        <w:gridCol w:w="2352"/>
      </w:tblGrid>
      <w:tr w:rsidR="00D323D8" w:rsidRPr="002C49DD" w14:paraId="0262D68C" w14:textId="77777777" w:rsidTr="13F5212B">
        <w:tc>
          <w:tcPr>
            <w:tcW w:w="9918" w:type="dxa"/>
            <w:gridSpan w:val="4"/>
            <w:shd w:val="clear" w:color="auto" w:fill="BFBFBF" w:themeFill="background1" w:themeFillShade="BF"/>
          </w:tcPr>
          <w:p w14:paraId="74A894D6" w14:textId="52DF5372" w:rsidR="00D323D8" w:rsidRPr="002C49DD" w:rsidRDefault="132B78D7" w:rsidP="006B3B3B">
            <w:r w:rsidRPr="13F5212B">
              <w:rPr>
                <w:rFonts w:ascii="Tele-GroteskNor" w:hAnsi="Tele-GroteskNor"/>
                <w:b/>
                <w:bCs/>
                <w:sz w:val="24"/>
                <w:szCs w:val="24"/>
                <w:lang w:val="en-GB"/>
              </w:rPr>
              <w:t xml:space="preserve">Financial </w:t>
            </w:r>
            <w:r w:rsidR="028525A4" w:rsidRPr="13F5212B">
              <w:rPr>
                <w:rFonts w:ascii="Tele-GroteskNor" w:hAnsi="Tele-GroteskNor"/>
                <w:b/>
                <w:bCs/>
                <w:sz w:val="24"/>
                <w:szCs w:val="24"/>
                <w:lang w:val="en-GB"/>
              </w:rPr>
              <w:t>data</w:t>
            </w:r>
          </w:p>
        </w:tc>
      </w:tr>
      <w:tr w:rsidR="00D323D8" w:rsidRPr="002C49DD" w14:paraId="0CB9A91A" w14:textId="77777777" w:rsidTr="13F5212B">
        <w:tc>
          <w:tcPr>
            <w:tcW w:w="2689" w:type="dxa"/>
            <w:shd w:val="clear" w:color="auto" w:fill="BFBFBF" w:themeFill="background1" w:themeFillShade="BF"/>
          </w:tcPr>
          <w:p w14:paraId="24CD75A1" w14:textId="77777777" w:rsidR="00D323D8" w:rsidRPr="002C49DD" w:rsidRDefault="00D323D8"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792660E0" w14:textId="77777777" w:rsidR="00D323D8" w:rsidRPr="002C49DD" w:rsidRDefault="00D323D8"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505F7BD8" w14:textId="77777777" w:rsidR="00D323D8" w:rsidRPr="002C49DD" w:rsidRDefault="00D323D8"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7A1EDAB7" w14:textId="77777777" w:rsidR="00D323D8" w:rsidRPr="002C49DD" w:rsidRDefault="00D323D8" w:rsidP="006B3B3B">
            <w:pPr>
              <w:rPr>
                <w:rFonts w:ascii="Tele-GroteskNor" w:hAnsi="Tele-GroteskNor"/>
                <w:b/>
                <w:sz w:val="24"/>
                <w:lang w:val="en-GB"/>
              </w:rPr>
            </w:pPr>
            <w:r w:rsidRPr="002C49DD">
              <w:rPr>
                <w:rFonts w:ascii="Tele-GroteskNor" w:hAnsi="Tele-GroteskNor"/>
                <w:b/>
                <w:sz w:val="24"/>
                <w:lang w:val="en-GB"/>
              </w:rPr>
              <w:t>Reference</w:t>
            </w:r>
          </w:p>
        </w:tc>
      </w:tr>
      <w:tr w:rsidR="00D323D8" w:rsidRPr="005F0C03" w14:paraId="1C7663C1" w14:textId="77777777" w:rsidTr="13F5212B">
        <w:tc>
          <w:tcPr>
            <w:tcW w:w="2689" w:type="dxa"/>
          </w:tcPr>
          <w:p w14:paraId="4998FF6B" w14:textId="77777777" w:rsidR="00D323D8" w:rsidRPr="002C49DD" w:rsidRDefault="00D323D8" w:rsidP="006B3B3B">
            <w:pPr>
              <w:rPr>
                <w:rFonts w:ascii="Tele-GroteskNor" w:hAnsi="Tele-GroteskNor"/>
                <w:lang w:val="en-GB"/>
              </w:rPr>
            </w:pPr>
            <w:r>
              <w:rPr>
                <w:rFonts w:ascii="Tele-GroteskNor" w:hAnsi="Tele-GroteskNor"/>
                <w:lang w:val="en-GB"/>
              </w:rPr>
              <w:t>Supplier Contracts</w:t>
            </w:r>
          </w:p>
        </w:tc>
        <w:tc>
          <w:tcPr>
            <w:tcW w:w="2267" w:type="dxa"/>
          </w:tcPr>
          <w:p w14:paraId="0D8B95D3" w14:textId="77777777" w:rsidR="00D323D8" w:rsidRDefault="00D323D8" w:rsidP="006B3B3B">
            <w:pPr>
              <w:rPr>
                <w:rFonts w:ascii="Tele-GroteskNor" w:hAnsi="Tele-GroteskNor"/>
                <w:lang w:val="en-GB"/>
              </w:rPr>
            </w:pPr>
            <w:r>
              <w:rPr>
                <w:rFonts w:ascii="Tele-GroteskNor" w:hAnsi="Tele-GroteskNor"/>
                <w:lang w:val="en-GB"/>
              </w:rPr>
              <w:t>10 years after contract is terminated</w:t>
            </w:r>
          </w:p>
        </w:tc>
        <w:tc>
          <w:tcPr>
            <w:tcW w:w="2610" w:type="dxa"/>
          </w:tcPr>
          <w:p w14:paraId="3EFF6CFC" w14:textId="77777777" w:rsidR="00D323D8" w:rsidRPr="00930F4A" w:rsidRDefault="00D323D8" w:rsidP="006B3B3B">
            <w:pPr>
              <w:rPr>
                <w:rFonts w:ascii="Tele-GroteskNor" w:hAnsi="Tele-GroteskNor"/>
                <w:lang w:val="en-GB"/>
              </w:rPr>
            </w:pPr>
            <w:r>
              <w:rPr>
                <w:rFonts w:ascii="Tele-GroteskNor" w:hAnsi="Tele-GroteskNor"/>
                <w:lang w:val="en-GB"/>
              </w:rPr>
              <w:t>Paper or electronic</w:t>
            </w:r>
          </w:p>
        </w:tc>
        <w:tc>
          <w:tcPr>
            <w:tcW w:w="2352" w:type="dxa"/>
          </w:tcPr>
          <w:p w14:paraId="6804D543" w14:textId="77777777" w:rsidR="00D323D8" w:rsidRPr="002C49DD" w:rsidRDefault="00D323D8" w:rsidP="006B3B3B">
            <w:pPr>
              <w:rPr>
                <w:rFonts w:ascii="Tele-GroteskNor" w:hAnsi="Tele-GroteskNor"/>
                <w:lang w:val="en-GB"/>
              </w:rPr>
            </w:pPr>
            <w:r>
              <w:rPr>
                <w:rFonts w:ascii="Tele-GroteskNor" w:hAnsi="Tele-GroteskNor"/>
                <w:lang w:val="en-GB"/>
              </w:rPr>
              <w:t>Art. 2220 of the Italian civil code</w:t>
            </w:r>
          </w:p>
        </w:tc>
      </w:tr>
      <w:tr w:rsidR="00D323D8" w:rsidRPr="005F0C03" w14:paraId="27E66A6C" w14:textId="77777777" w:rsidTr="13F5212B">
        <w:tc>
          <w:tcPr>
            <w:tcW w:w="2689" w:type="dxa"/>
          </w:tcPr>
          <w:p w14:paraId="04DD929F" w14:textId="77777777" w:rsidR="00D323D8" w:rsidRPr="002C49DD" w:rsidRDefault="00D323D8" w:rsidP="006B3B3B">
            <w:pPr>
              <w:rPr>
                <w:rFonts w:ascii="Tele-GroteskNor" w:hAnsi="Tele-GroteskNor"/>
                <w:lang w:val="en-GB"/>
              </w:rPr>
            </w:pPr>
            <w:r>
              <w:rPr>
                <w:rFonts w:ascii="Tele-GroteskNor" w:hAnsi="Tele-GroteskNor"/>
                <w:lang w:val="en-GB"/>
              </w:rPr>
              <w:t>Purchase Invoices</w:t>
            </w:r>
          </w:p>
        </w:tc>
        <w:tc>
          <w:tcPr>
            <w:tcW w:w="2267" w:type="dxa"/>
          </w:tcPr>
          <w:p w14:paraId="434E9762" w14:textId="77777777" w:rsidR="00D323D8" w:rsidRDefault="00D323D8" w:rsidP="006B3B3B">
            <w:pPr>
              <w:rPr>
                <w:rFonts w:ascii="Tele-GroteskNor" w:hAnsi="Tele-GroteskNor"/>
                <w:lang w:val="en-GB"/>
              </w:rPr>
            </w:pPr>
            <w:r>
              <w:rPr>
                <w:rFonts w:ascii="Tele-GroteskNor" w:hAnsi="Tele-GroteskNor"/>
                <w:lang w:val="en-GB"/>
              </w:rPr>
              <w:t>10 years after contract is terminated</w:t>
            </w:r>
          </w:p>
        </w:tc>
        <w:tc>
          <w:tcPr>
            <w:tcW w:w="2610" w:type="dxa"/>
          </w:tcPr>
          <w:p w14:paraId="3912583A" w14:textId="77777777" w:rsidR="00D323D8" w:rsidRPr="00930F4A" w:rsidRDefault="00D323D8" w:rsidP="006B3B3B">
            <w:pPr>
              <w:rPr>
                <w:rFonts w:ascii="Tele-GroteskNor" w:hAnsi="Tele-GroteskNor"/>
                <w:lang w:val="en-GB"/>
              </w:rPr>
            </w:pPr>
            <w:r>
              <w:rPr>
                <w:rFonts w:ascii="Tele-GroteskNor" w:hAnsi="Tele-GroteskNor"/>
                <w:lang w:val="en-GB"/>
              </w:rPr>
              <w:t>Paper or electronic</w:t>
            </w:r>
          </w:p>
        </w:tc>
        <w:tc>
          <w:tcPr>
            <w:tcW w:w="2352" w:type="dxa"/>
          </w:tcPr>
          <w:p w14:paraId="0FCF89CE" w14:textId="77777777" w:rsidR="00D323D8" w:rsidRPr="002C49DD" w:rsidRDefault="00D323D8" w:rsidP="006B3B3B">
            <w:pPr>
              <w:rPr>
                <w:rFonts w:ascii="Tele-GroteskNor" w:hAnsi="Tele-GroteskNor"/>
                <w:lang w:val="en-GB"/>
              </w:rPr>
            </w:pPr>
            <w:r>
              <w:rPr>
                <w:rFonts w:ascii="Tele-GroteskNor" w:hAnsi="Tele-GroteskNor"/>
                <w:lang w:val="en-GB"/>
              </w:rPr>
              <w:t>Art. 2220 of the Italian civil code</w:t>
            </w:r>
          </w:p>
        </w:tc>
      </w:tr>
      <w:tr w:rsidR="00D323D8" w:rsidRPr="002C49DD" w14:paraId="3BF62F36" w14:textId="77777777" w:rsidTr="13F5212B">
        <w:tc>
          <w:tcPr>
            <w:tcW w:w="2689" w:type="dxa"/>
          </w:tcPr>
          <w:p w14:paraId="4D8D68C1" w14:textId="77777777" w:rsidR="00D323D8" w:rsidRPr="002C49DD" w:rsidRDefault="00D323D8" w:rsidP="006B3B3B">
            <w:pPr>
              <w:rPr>
                <w:rFonts w:ascii="Tele-GroteskNor" w:hAnsi="Tele-GroteskNor"/>
                <w:lang w:val="en-GB"/>
              </w:rPr>
            </w:pPr>
            <w:r>
              <w:rPr>
                <w:rFonts w:ascii="Tele-GroteskNor" w:hAnsi="Tele-GroteskNor"/>
                <w:lang w:val="en-GB"/>
              </w:rPr>
              <w:t>Credit cards receipt</w:t>
            </w:r>
          </w:p>
        </w:tc>
        <w:tc>
          <w:tcPr>
            <w:tcW w:w="2267" w:type="dxa"/>
          </w:tcPr>
          <w:p w14:paraId="44F8A4CE" w14:textId="77777777" w:rsidR="00D323D8" w:rsidRDefault="00D323D8" w:rsidP="006B3B3B">
            <w:pPr>
              <w:rPr>
                <w:rFonts w:ascii="Tele-GroteskNor" w:hAnsi="Tele-GroteskNor"/>
                <w:lang w:val="en-GB"/>
              </w:rPr>
            </w:pPr>
            <w:r>
              <w:rPr>
                <w:rFonts w:ascii="Tele-GroteskNor" w:hAnsi="Tele-GroteskNor"/>
                <w:lang w:val="en-GB"/>
              </w:rPr>
              <w:t>3 years</w:t>
            </w:r>
          </w:p>
        </w:tc>
        <w:tc>
          <w:tcPr>
            <w:tcW w:w="2610" w:type="dxa"/>
          </w:tcPr>
          <w:p w14:paraId="11D753DF" w14:textId="77777777" w:rsidR="00D323D8" w:rsidRPr="00930F4A" w:rsidRDefault="00D323D8" w:rsidP="006B3B3B">
            <w:pPr>
              <w:rPr>
                <w:rFonts w:ascii="Tele-GroteskNor" w:hAnsi="Tele-GroteskNor"/>
                <w:lang w:val="en-GB"/>
              </w:rPr>
            </w:pPr>
            <w:r>
              <w:rPr>
                <w:rFonts w:ascii="Tele-GroteskNor" w:hAnsi="Tele-GroteskNor"/>
                <w:lang w:val="en-GB"/>
              </w:rPr>
              <w:t>Paper or electronic</w:t>
            </w:r>
          </w:p>
        </w:tc>
        <w:tc>
          <w:tcPr>
            <w:tcW w:w="2352" w:type="dxa"/>
          </w:tcPr>
          <w:p w14:paraId="0CB94E1C" w14:textId="77777777" w:rsidR="00D323D8" w:rsidRPr="002C49DD" w:rsidRDefault="00D323D8" w:rsidP="006B3B3B">
            <w:pPr>
              <w:rPr>
                <w:rFonts w:ascii="Tele-GroteskNor" w:hAnsi="Tele-GroteskNor"/>
                <w:lang w:val="en-GB"/>
              </w:rPr>
            </w:pPr>
            <w:r>
              <w:rPr>
                <w:rFonts w:ascii="Tele-GroteskNor" w:hAnsi="Tele-GroteskNor"/>
                <w:lang w:val="en-GB"/>
              </w:rPr>
              <w:t>For Tax purposes</w:t>
            </w:r>
          </w:p>
        </w:tc>
      </w:tr>
      <w:tr w:rsidR="005B781C" w:rsidRPr="002C49DD" w14:paraId="7FF9879E" w14:textId="77777777" w:rsidTr="13F5212B">
        <w:tc>
          <w:tcPr>
            <w:tcW w:w="2689" w:type="dxa"/>
          </w:tcPr>
          <w:p w14:paraId="48A2FB9B" w14:textId="63741CA2" w:rsidR="005B781C" w:rsidRPr="005B781C" w:rsidRDefault="005B781C" w:rsidP="005B781C">
            <w:pPr>
              <w:rPr>
                <w:rFonts w:ascii="Tele-GroteskNor" w:hAnsi="Tele-GroteskNor"/>
                <w:lang w:val="en-US"/>
              </w:rPr>
            </w:pPr>
            <w:r>
              <w:rPr>
                <w:rFonts w:ascii="Tele-GroteskNor" w:hAnsi="Tele-GroteskNor"/>
                <w:lang w:val="en-GB"/>
              </w:rPr>
              <w:t>Income Tax records and correspondence</w:t>
            </w:r>
          </w:p>
        </w:tc>
        <w:tc>
          <w:tcPr>
            <w:tcW w:w="2267" w:type="dxa"/>
          </w:tcPr>
          <w:p w14:paraId="2F9B537C" w14:textId="1FF00C01" w:rsidR="005B781C" w:rsidRPr="005B781C" w:rsidRDefault="005B781C" w:rsidP="005B781C">
            <w:pPr>
              <w:rPr>
                <w:rFonts w:ascii="Tele-GroteskNor" w:hAnsi="Tele-GroteskNor"/>
                <w:lang w:val="en-US"/>
              </w:rPr>
            </w:pPr>
            <w:r>
              <w:rPr>
                <w:rFonts w:ascii="Tele-GroteskNor" w:hAnsi="Tele-GroteskNor"/>
                <w:lang w:val="en-GB"/>
              </w:rPr>
              <w:t>10 years after employment ceases also more in case of litigation</w:t>
            </w:r>
          </w:p>
        </w:tc>
        <w:tc>
          <w:tcPr>
            <w:tcW w:w="2610" w:type="dxa"/>
          </w:tcPr>
          <w:p w14:paraId="74DE7E48" w14:textId="2DA16F51" w:rsidR="005B781C" w:rsidRDefault="005B781C" w:rsidP="005B781C">
            <w:pPr>
              <w:rPr>
                <w:rFonts w:ascii="Tele-GroteskNor" w:hAnsi="Tele-GroteskNor"/>
              </w:rPr>
            </w:pPr>
            <w:r>
              <w:rPr>
                <w:rFonts w:ascii="Tele-GroteskNor" w:hAnsi="Tele-GroteskNor"/>
                <w:lang w:val="en-GB"/>
              </w:rPr>
              <w:t>Paper or electronic</w:t>
            </w:r>
          </w:p>
        </w:tc>
        <w:tc>
          <w:tcPr>
            <w:tcW w:w="2352" w:type="dxa"/>
          </w:tcPr>
          <w:p w14:paraId="25385510" w14:textId="77777777" w:rsidR="005B781C" w:rsidRDefault="005B781C" w:rsidP="005B781C">
            <w:pPr>
              <w:rPr>
                <w:rFonts w:ascii="Tele-GroteskNor" w:hAnsi="Tele-GroteskNor"/>
                <w:lang w:val="en-GB"/>
              </w:rPr>
            </w:pPr>
            <w:r>
              <w:rPr>
                <w:rFonts w:ascii="Tele-GroteskNor" w:hAnsi="Tele-GroteskNor"/>
                <w:lang w:val="en-GB"/>
              </w:rPr>
              <w:t xml:space="preserve">Model 730: Art. 16 bis </w:t>
            </w:r>
            <w:proofErr w:type="spellStart"/>
            <w:r>
              <w:rPr>
                <w:rFonts w:ascii="Tele-GroteskNor" w:hAnsi="Tele-GroteskNor"/>
                <w:lang w:val="en-GB"/>
              </w:rPr>
              <w:t>Decreto</w:t>
            </w:r>
            <w:proofErr w:type="spellEnd"/>
            <w:r>
              <w:rPr>
                <w:rFonts w:ascii="Tele-GroteskNor" w:hAnsi="Tele-GroteskNor"/>
                <w:lang w:val="en-GB"/>
              </w:rPr>
              <w:t xml:space="preserve"> </w:t>
            </w:r>
            <w:proofErr w:type="spellStart"/>
            <w:r>
              <w:rPr>
                <w:rFonts w:ascii="Tele-GroteskNor" w:hAnsi="Tele-GroteskNor"/>
                <w:lang w:val="en-GB"/>
              </w:rPr>
              <w:t>Fiscale</w:t>
            </w:r>
            <w:proofErr w:type="spellEnd"/>
            <w:r>
              <w:rPr>
                <w:rFonts w:ascii="Tele-GroteskNor" w:hAnsi="Tele-GroteskNor"/>
                <w:lang w:val="en-GB"/>
              </w:rPr>
              <w:t xml:space="preserve"> 2020. (Originally D.L. 26 October 2019, n.124)</w:t>
            </w:r>
          </w:p>
          <w:p w14:paraId="7D240A18" w14:textId="77777777" w:rsidR="005B781C" w:rsidRDefault="005B781C" w:rsidP="005B781C">
            <w:pPr>
              <w:rPr>
                <w:rFonts w:ascii="Tele-GroteskNor" w:hAnsi="Tele-GroteskNor"/>
                <w:lang w:val="en-GB"/>
              </w:rPr>
            </w:pPr>
          </w:p>
          <w:p w14:paraId="169F7FE1" w14:textId="6AA43F44" w:rsidR="005B781C" w:rsidRPr="005B781C" w:rsidRDefault="005B781C" w:rsidP="005B781C">
            <w:pPr>
              <w:rPr>
                <w:rFonts w:ascii="Tele-GroteskNor" w:hAnsi="Tele-GroteskNor"/>
                <w:lang w:val="en-US"/>
              </w:rPr>
            </w:pPr>
            <w:r>
              <w:rPr>
                <w:rFonts w:ascii="Tele-GroteskNor" w:hAnsi="Tele-GroteskNor"/>
                <w:lang w:val="en-GB"/>
              </w:rPr>
              <w:t>Fulfilment of the administrative obligations, salaries, tax and safety obligations at workplace – Law obligations</w:t>
            </w:r>
          </w:p>
        </w:tc>
      </w:tr>
      <w:tr w:rsidR="005B781C" w:rsidRPr="002C49DD" w14:paraId="15E05DE3" w14:textId="77777777" w:rsidTr="13F5212B">
        <w:tc>
          <w:tcPr>
            <w:tcW w:w="2689" w:type="dxa"/>
          </w:tcPr>
          <w:p w14:paraId="256F3641" w14:textId="77777777" w:rsidR="005B781C" w:rsidRDefault="005B781C" w:rsidP="005B781C">
            <w:pPr>
              <w:rPr>
                <w:rFonts w:ascii="Tele-GroteskNor" w:hAnsi="Tele-GroteskNor"/>
                <w:lang w:val="en-GB"/>
              </w:rPr>
            </w:pPr>
            <w:r w:rsidRPr="03E68CE8">
              <w:rPr>
                <w:rFonts w:ascii="Tele-GroteskNor" w:hAnsi="Tele-GroteskNor"/>
                <w:lang w:val="en-GB"/>
              </w:rPr>
              <w:lastRenderedPageBreak/>
              <w:t xml:space="preserve">Wage and salary records </w:t>
            </w:r>
          </w:p>
          <w:p w14:paraId="264B3477" w14:textId="24032F19" w:rsidR="005B781C" w:rsidRPr="005B781C" w:rsidRDefault="005B781C" w:rsidP="005B781C">
            <w:pPr>
              <w:rPr>
                <w:rFonts w:ascii="Tele-GroteskNor" w:hAnsi="Tele-GroteskNor"/>
                <w:lang w:val="en-US"/>
              </w:rPr>
            </w:pPr>
            <w:r>
              <w:rPr>
                <w:rFonts w:ascii="Tele-GroteskNor" w:hAnsi="Tele-GroteskNor"/>
                <w:lang w:val="en-GB"/>
              </w:rPr>
              <w:t>(expenses)</w:t>
            </w:r>
          </w:p>
        </w:tc>
        <w:tc>
          <w:tcPr>
            <w:tcW w:w="2267" w:type="dxa"/>
          </w:tcPr>
          <w:p w14:paraId="2E2870AE" w14:textId="71EA4C51" w:rsidR="005B781C" w:rsidRPr="005B781C" w:rsidRDefault="005B781C" w:rsidP="005B781C">
            <w:pPr>
              <w:rPr>
                <w:rFonts w:ascii="Tele-GroteskNor" w:hAnsi="Tele-GroteskNor"/>
                <w:lang w:val="en-US"/>
              </w:rPr>
            </w:pPr>
            <w:r>
              <w:rPr>
                <w:rFonts w:ascii="Tele-GroteskNor" w:hAnsi="Tele-GroteskNor"/>
                <w:lang w:val="en-GB"/>
              </w:rPr>
              <w:t>10 years after employment ceases also more in case of litigation</w:t>
            </w:r>
          </w:p>
        </w:tc>
        <w:tc>
          <w:tcPr>
            <w:tcW w:w="2610" w:type="dxa"/>
          </w:tcPr>
          <w:p w14:paraId="60778692" w14:textId="64FF620C" w:rsidR="005B781C" w:rsidRDefault="005B781C" w:rsidP="005B781C">
            <w:pPr>
              <w:rPr>
                <w:rFonts w:ascii="Tele-GroteskNor" w:hAnsi="Tele-GroteskNor"/>
              </w:rPr>
            </w:pPr>
            <w:r>
              <w:rPr>
                <w:rFonts w:ascii="Tele-GroteskNor" w:hAnsi="Tele-GroteskNor"/>
                <w:lang w:val="en-GB"/>
              </w:rPr>
              <w:t>Paper or electronic</w:t>
            </w:r>
          </w:p>
        </w:tc>
        <w:tc>
          <w:tcPr>
            <w:tcW w:w="2352" w:type="dxa"/>
          </w:tcPr>
          <w:p w14:paraId="64727431" w14:textId="346155C7" w:rsidR="005B781C" w:rsidRDefault="005B781C" w:rsidP="005B781C">
            <w:pPr>
              <w:rPr>
                <w:rFonts w:ascii="Tele-GroteskNor" w:hAnsi="Tele-GroteskNor"/>
              </w:rPr>
            </w:pPr>
            <w:r w:rsidRPr="008A4F3B">
              <w:rPr>
                <w:rFonts w:ascii="Tele-GroteskNor" w:hAnsi="Tele-GroteskNor"/>
                <w:lang w:val="en-GB"/>
              </w:rPr>
              <w:t xml:space="preserve">D.L. 112/2008; D.L. 510/1996; </w:t>
            </w:r>
            <w:proofErr w:type="spellStart"/>
            <w:r w:rsidRPr="008A4F3B">
              <w:rPr>
                <w:rFonts w:ascii="Tele-GroteskNor" w:hAnsi="Tele-GroteskNor"/>
                <w:lang w:val="en-GB"/>
              </w:rPr>
              <w:t>D.Lgs</w:t>
            </w:r>
            <w:proofErr w:type="spellEnd"/>
            <w:r w:rsidRPr="008A4F3B">
              <w:rPr>
                <w:rFonts w:ascii="Tele-GroteskNor" w:hAnsi="Tele-GroteskNor"/>
                <w:lang w:val="en-GB"/>
              </w:rPr>
              <w:t>. 152/1997</w:t>
            </w:r>
          </w:p>
        </w:tc>
      </w:tr>
    </w:tbl>
    <w:p w14:paraId="084E525D" w14:textId="77777777" w:rsidR="00D323D8" w:rsidRDefault="00D323D8"/>
    <w:tbl>
      <w:tblPr>
        <w:tblStyle w:val="TableGrid"/>
        <w:tblW w:w="9918" w:type="dxa"/>
        <w:tblLayout w:type="fixed"/>
        <w:tblLook w:val="04A0" w:firstRow="1" w:lastRow="0" w:firstColumn="1" w:lastColumn="0" w:noHBand="0" w:noVBand="1"/>
      </w:tblPr>
      <w:tblGrid>
        <w:gridCol w:w="2689"/>
        <w:gridCol w:w="2267"/>
        <w:gridCol w:w="2610"/>
        <w:gridCol w:w="2352"/>
      </w:tblGrid>
      <w:tr w:rsidR="005C4708" w:rsidRPr="002C49DD" w14:paraId="7B480D45" w14:textId="77777777" w:rsidTr="03E68CE8">
        <w:tc>
          <w:tcPr>
            <w:tcW w:w="9918" w:type="dxa"/>
            <w:gridSpan w:val="4"/>
            <w:shd w:val="clear" w:color="auto" w:fill="BFBFBF" w:themeFill="background1" w:themeFillShade="BF"/>
          </w:tcPr>
          <w:p w14:paraId="7656CECA" w14:textId="6C176925" w:rsidR="005C4708" w:rsidRPr="002C49DD" w:rsidRDefault="001329B6" w:rsidP="006B3B3B">
            <w:pPr>
              <w:rPr>
                <w:rFonts w:ascii="Tele-GroteskNor" w:hAnsi="Tele-GroteskNor"/>
                <w:b/>
                <w:sz w:val="24"/>
                <w:lang w:val="en-GB"/>
              </w:rPr>
            </w:pPr>
            <w:r>
              <w:rPr>
                <w:rFonts w:ascii="Tele-GroteskNor" w:hAnsi="Tele-GroteskNor"/>
                <w:b/>
                <w:sz w:val="24"/>
                <w:lang w:val="en-GB"/>
              </w:rPr>
              <w:t>Guest data</w:t>
            </w:r>
          </w:p>
        </w:tc>
      </w:tr>
      <w:tr w:rsidR="005C4708" w:rsidRPr="002C49DD" w14:paraId="48540BF2" w14:textId="77777777" w:rsidTr="03E68CE8">
        <w:tc>
          <w:tcPr>
            <w:tcW w:w="2689" w:type="dxa"/>
            <w:shd w:val="clear" w:color="auto" w:fill="BFBFBF" w:themeFill="background1" w:themeFillShade="BF"/>
          </w:tcPr>
          <w:p w14:paraId="163213DE" w14:textId="77777777" w:rsidR="005C4708" w:rsidRPr="002C49DD" w:rsidRDefault="005C4708"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1A30F29C" w14:textId="77777777" w:rsidR="005C4708" w:rsidRPr="002C49DD" w:rsidRDefault="005C4708"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62D7FEAC" w14:textId="77777777" w:rsidR="005C4708" w:rsidRPr="002C49DD" w:rsidRDefault="005C4708"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1351E893" w14:textId="77777777" w:rsidR="005C4708" w:rsidRPr="002C49DD" w:rsidRDefault="005C4708" w:rsidP="006B3B3B">
            <w:pPr>
              <w:rPr>
                <w:rFonts w:ascii="Tele-GroteskNor" w:hAnsi="Tele-GroteskNor"/>
                <w:b/>
                <w:sz w:val="24"/>
                <w:lang w:val="en-GB"/>
              </w:rPr>
            </w:pPr>
            <w:r w:rsidRPr="002C49DD">
              <w:rPr>
                <w:rFonts w:ascii="Tele-GroteskNor" w:hAnsi="Tele-GroteskNor"/>
                <w:b/>
                <w:sz w:val="24"/>
                <w:lang w:val="en-GB"/>
              </w:rPr>
              <w:t>Reference</w:t>
            </w:r>
          </w:p>
        </w:tc>
      </w:tr>
      <w:tr w:rsidR="005C4708" w:rsidRPr="005F0C03" w14:paraId="53837AFC" w14:textId="77777777" w:rsidTr="03E68CE8">
        <w:tc>
          <w:tcPr>
            <w:tcW w:w="2689" w:type="dxa"/>
          </w:tcPr>
          <w:p w14:paraId="5B5B13C3" w14:textId="77777777" w:rsidR="005C4708" w:rsidRPr="002C49DD" w:rsidRDefault="005C4708" w:rsidP="006B3B3B">
            <w:pPr>
              <w:rPr>
                <w:rFonts w:ascii="Tele-GroteskNor" w:hAnsi="Tele-GroteskNor"/>
                <w:lang w:val="en-GB"/>
              </w:rPr>
            </w:pPr>
            <w:r>
              <w:rPr>
                <w:rFonts w:ascii="Tele-GroteskNor" w:hAnsi="Tele-GroteskNor"/>
                <w:lang w:val="en-GB"/>
              </w:rPr>
              <w:t xml:space="preserve">Registration Cards </w:t>
            </w:r>
          </w:p>
        </w:tc>
        <w:tc>
          <w:tcPr>
            <w:tcW w:w="2267" w:type="dxa"/>
          </w:tcPr>
          <w:p w14:paraId="5011F94E" w14:textId="31ACC68E" w:rsidR="005C4708" w:rsidRDefault="62B73F2D" w:rsidP="006B3B3B">
            <w:pPr>
              <w:rPr>
                <w:rFonts w:ascii="Tele-GroteskNor" w:hAnsi="Tele-GroteskNor"/>
                <w:lang w:val="en-GB"/>
              </w:rPr>
            </w:pPr>
            <w:r w:rsidRPr="03E68CE8">
              <w:rPr>
                <w:rFonts w:ascii="Tele-GroteskNor" w:hAnsi="Tele-GroteskNor"/>
                <w:lang w:val="en-GB"/>
              </w:rPr>
              <w:t>10 year</w:t>
            </w:r>
            <w:r w:rsidR="0E86017F" w:rsidRPr="03E68CE8">
              <w:rPr>
                <w:rFonts w:ascii="Tele-GroteskNor" w:hAnsi="Tele-GroteskNor"/>
                <w:lang w:val="en-GB"/>
              </w:rPr>
              <w:t>s</w:t>
            </w:r>
          </w:p>
        </w:tc>
        <w:tc>
          <w:tcPr>
            <w:tcW w:w="2610" w:type="dxa"/>
          </w:tcPr>
          <w:p w14:paraId="5C95FA87" w14:textId="77777777" w:rsidR="005C4708" w:rsidRPr="00930F4A" w:rsidRDefault="005C4708" w:rsidP="006B3B3B">
            <w:pPr>
              <w:rPr>
                <w:rFonts w:ascii="Tele-GroteskNor" w:hAnsi="Tele-GroteskNor"/>
                <w:lang w:val="en-GB"/>
              </w:rPr>
            </w:pPr>
            <w:r>
              <w:rPr>
                <w:rFonts w:ascii="Tele-GroteskNor" w:hAnsi="Tele-GroteskNor"/>
                <w:lang w:val="en-GB"/>
              </w:rPr>
              <w:t>Paper or electronic</w:t>
            </w:r>
          </w:p>
        </w:tc>
        <w:tc>
          <w:tcPr>
            <w:tcW w:w="2352" w:type="dxa"/>
          </w:tcPr>
          <w:p w14:paraId="00B8FB0B" w14:textId="77777777" w:rsidR="005C4708" w:rsidRPr="005F0C03" w:rsidRDefault="005C4708" w:rsidP="006B3B3B">
            <w:pPr>
              <w:rPr>
                <w:rFonts w:ascii="Tele-GroteskNor" w:hAnsi="Tele-GroteskNor"/>
                <w:lang w:val="en-US"/>
              </w:rPr>
            </w:pPr>
            <w:r>
              <w:rPr>
                <w:rFonts w:ascii="Tele-GroteskNor" w:hAnsi="Tele-GroteskNor"/>
                <w:lang w:val="en-GB"/>
              </w:rPr>
              <w:t>Art. 2220 of the Italian civil code</w:t>
            </w:r>
          </w:p>
        </w:tc>
      </w:tr>
      <w:tr w:rsidR="005C4708" w:rsidRPr="005F0C03" w14:paraId="2ED9E0AC" w14:textId="77777777" w:rsidTr="03E68CE8">
        <w:tc>
          <w:tcPr>
            <w:tcW w:w="2689" w:type="dxa"/>
          </w:tcPr>
          <w:p w14:paraId="7611F2E8" w14:textId="77777777" w:rsidR="005C4708" w:rsidRPr="002C49DD" w:rsidRDefault="005C4708" w:rsidP="006B3B3B">
            <w:pPr>
              <w:rPr>
                <w:rFonts w:ascii="Tele-GroteskNor" w:hAnsi="Tele-GroteskNor"/>
                <w:lang w:val="en-GB"/>
              </w:rPr>
            </w:pPr>
            <w:r>
              <w:rPr>
                <w:rFonts w:ascii="Tele-GroteskNor" w:hAnsi="Tele-GroteskNor"/>
                <w:lang w:val="en-GB"/>
              </w:rPr>
              <w:t>Sales Invoices</w:t>
            </w:r>
          </w:p>
        </w:tc>
        <w:tc>
          <w:tcPr>
            <w:tcW w:w="2267" w:type="dxa"/>
          </w:tcPr>
          <w:p w14:paraId="29A0A006" w14:textId="77777777" w:rsidR="005C4708" w:rsidRDefault="005C4708" w:rsidP="006B3B3B">
            <w:pPr>
              <w:rPr>
                <w:rFonts w:ascii="Tele-GroteskNor" w:hAnsi="Tele-GroteskNor"/>
                <w:lang w:val="en-GB"/>
              </w:rPr>
            </w:pPr>
            <w:r>
              <w:rPr>
                <w:rFonts w:ascii="Tele-GroteskNor" w:hAnsi="Tele-GroteskNor"/>
                <w:lang w:val="en-GB"/>
              </w:rPr>
              <w:t>10 years</w:t>
            </w:r>
          </w:p>
        </w:tc>
        <w:tc>
          <w:tcPr>
            <w:tcW w:w="2610" w:type="dxa"/>
          </w:tcPr>
          <w:p w14:paraId="1227D5D5" w14:textId="77777777" w:rsidR="005C4708" w:rsidRPr="00930F4A" w:rsidRDefault="005C4708" w:rsidP="006B3B3B">
            <w:pPr>
              <w:rPr>
                <w:rFonts w:ascii="Tele-GroteskNor" w:hAnsi="Tele-GroteskNor"/>
                <w:lang w:val="en-GB"/>
              </w:rPr>
            </w:pPr>
            <w:r>
              <w:rPr>
                <w:rFonts w:ascii="Tele-GroteskNor" w:hAnsi="Tele-GroteskNor"/>
                <w:lang w:val="en-GB"/>
              </w:rPr>
              <w:t>Paper or electronic</w:t>
            </w:r>
          </w:p>
        </w:tc>
        <w:tc>
          <w:tcPr>
            <w:tcW w:w="2352" w:type="dxa"/>
          </w:tcPr>
          <w:p w14:paraId="1D430314" w14:textId="77777777" w:rsidR="005C4708" w:rsidRPr="002C49DD" w:rsidRDefault="005C4708" w:rsidP="006B3B3B">
            <w:pPr>
              <w:rPr>
                <w:rFonts w:ascii="Tele-GroteskNor" w:hAnsi="Tele-GroteskNor"/>
                <w:lang w:val="en-GB"/>
              </w:rPr>
            </w:pPr>
            <w:r>
              <w:rPr>
                <w:rFonts w:ascii="Tele-GroteskNor" w:hAnsi="Tele-GroteskNor"/>
                <w:lang w:val="en-GB"/>
              </w:rPr>
              <w:t>Art. 2220 of the Italian civil code</w:t>
            </w:r>
          </w:p>
        </w:tc>
      </w:tr>
      <w:tr w:rsidR="005C4708" w:rsidRPr="002C49DD" w14:paraId="7B188527" w14:textId="77777777" w:rsidTr="03E68CE8">
        <w:tc>
          <w:tcPr>
            <w:tcW w:w="2689" w:type="dxa"/>
          </w:tcPr>
          <w:p w14:paraId="778CE81E" w14:textId="77777777" w:rsidR="005C4708" w:rsidRPr="002C49DD" w:rsidRDefault="005C4708" w:rsidP="006B3B3B">
            <w:pPr>
              <w:rPr>
                <w:rFonts w:ascii="Tele-GroteskNor" w:hAnsi="Tele-GroteskNor"/>
                <w:lang w:val="en-GB"/>
              </w:rPr>
            </w:pPr>
            <w:r>
              <w:rPr>
                <w:rFonts w:ascii="Tele-GroteskNor" w:hAnsi="Tele-GroteskNor"/>
                <w:lang w:val="en-GB"/>
              </w:rPr>
              <w:t>Credit cards receipt</w:t>
            </w:r>
          </w:p>
        </w:tc>
        <w:tc>
          <w:tcPr>
            <w:tcW w:w="2267" w:type="dxa"/>
          </w:tcPr>
          <w:p w14:paraId="73B1CB98" w14:textId="77777777" w:rsidR="005C4708" w:rsidRDefault="005C4708" w:rsidP="006B3B3B">
            <w:pPr>
              <w:rPr>
                <w:rFonts w:ascii="Tele-GroteskNor" w:hAnsi="Tele-GroteskNor"/>
                <w:lang w:val="en-GB"/>
              </w:rPr>
            </w:pPr>
            <w:r>
              <w:rPr>
                <w:rFonts w:ascii="Tele-GroteskNor" w:hAnsi="Tele-GroteskNor"/>
                <w:lang w:val="en-GB"/>
              </w:rPr>
              <w:t>3 years</w:t>
            </w:r>
          </w:p>
        </w:tc>
        <w:tc>
          <w:tcPr>
            <w:tcW w:w="2610" w:type="dxa"/>
          </w:tcPr>
          <w:p w14:paraId="06DC7A70" w14:textId="77777777" w:rsidR="005C4708" w:rsidRPr="00930F4A" w:rsidRDefault="005C4708" w:rsidP="006B3B3B">
            <w:pPr>
              <w:rPr>
                <w:rFonts w:ascii="Tele-GroteskNor" w:hAnsi="Tele-GroteskNor"/>
                <w:lang w:val="en-GB"/>
              </w:rPr>
            </w:pPr>
            <w:r>
              <w:rPr>
                <w:rFonts w:ascii="Tele-GroteskNor" w:hAnsi="Tele-GroteskNor"/>
                <w:lang w:val="en-GB"/>
              </w:rPr>
              <w:t>Paper or electronic</w:t>
            </w:r>
          </w:p>
        </w:tc>
        <w:tc>
          <w:tcPr>
            <w:tcW w:w="2352" w:type="dxa"/>
          </w:tcPr>
          <w:p w14:paraId="02CC850A" w14:textId="087B7D9F" w:rsidR="005C4708" w:rsidRPr="002C49DD" w:rsidRDefault="005C4708" w:rsidP="006B3B3B">
            <w:pPr>
              <w:rPr>
                <w:rFonts w:ascii="Tele-GroteskNor" w:hAnsi="Tele-GroteskNor"/>
                <w:lang w:val="en-GB"/>
              </w:rPr>
            </w:pPr>
            <w:r>
              <w:rPr>
                <w:rFonts w:ascii="Tele-GroteskNor" w:hAnsi="Tele-GroteskNor"/>
                <w:lang w:val="en-GB"/>
              </w:rPr>
              <w:t>For Tax purposes</w:t>
            </w:r>
          </w:p>
        </w:tc>
      </w:tr>
      <w:tr w:rsidR="005C4708" w:rsidRPr="002C49DD" w14:paraId="470C9EFF" w14:textId="77777777" w:rsidTr="03E68CE8">
        <w:tc>
          <w:tcPr>
            <w:tcW w:w="2689" w:type="dxa"/>
          </w:tcPr>
          <w:p w14:paraId="3A5AD468" w14:textId="46F37967" w:rsidR="005C4708" w:rsidRPr="002C49DD" w:rsidRDefault="005C4708" w:rsidP="006B3B3B">
            <w:pPr>
              <w:rPr>
                <w:rFonts w:ascii="Tele-GroteskNor" w:hAnsi="Tele-GroteskNor"/>
                <w:lang w:val="en-GB"/>
              </w:rPr>
            </w:pPr>
            <w:r>
              <w:rPr>
                <w:rFonts w:ascii="Tele-GroteskNor" w:hAnsi="Tele-GroteskNor"/>
                <w:lang w:val="en-GB"/>
              </w:rPr>
              <w:t xml:space="preserve">Photos with consent </w:t>
            </w:r>
          </w:p>
        </w:tc>
        <w:tc>
          <w:tcPr>
            <w:tcW w:w="2267" w:type="dxa"/>
          </w:tcPr>
          <w:p w14:paraId="49936B3A" w14:textId="77777777" w:rsidR="005C4708" w:rsidRDefault="005C4708" w:rsidP="006B3B3B">
            <w:pPr>
              <w:rPr>
                <w:rFonts w:ascii="Tele-GroteskNor" w:hAnsi="Tele-GroteskNor"/>
                <w:lang w:val="en-GB"/>
              </w:rPr>
            </w:pPr>
            <w:r>
              <w:rPr>
                <w:rFonts w:ascii="Tele-GroteskNor" w:hAnsi="Tele-GroteskNor"/>
                <w:lang w:val="en-GB"/>
              </w:rPr>
              <w:t>Until withdrawal</w:t>
            </w:r>
          </w:p>
        </w:tc>
        <w:tc>
          <w:tcPr>
            <w:tcW w:w="2610" w:type="dxa"/>
          </w:tcPr>
          <w:p w14:paraId="37857AEB" w14:textId="77777777" w:rsidR="005C4708" w:rsidRPr="00930F4A" w:rsidRDefault="005C4708" w:rsidP="006B3B3B">
            <w:pPr>
              <w:rPr>
                <w:rFonts w:ascii="Tele-GroteskNor" w:hAnsi="Tele-GroteskNor"/>
                <w:lang w:val="en-GB"/>
              </w:rPr>
            </w:pPr>
            <w:r>
              <w:rPr>
                <w:rFonts w:ascii="Tele-GroteskNor" w:hAnsi="Tele-GroteskNor"/>
                <w:lang w:val="en-GB"/>
              </w:rPr>
              <w:t>Electronic</w:t>
            </w:r>
          </w:p>
        </w:tc>
        <w:tc>
          <w:tcPr>
            <w:tcW w:w="2352" w:type="dxa"/>
          </w:tcPr>
          <w:p w14:paraId="16C963F6" w14:textId="77777777" w:rsidR="005C4708" w:rsidRPr="002C49DD" w:rsidRDefault="005C4708" w:rsidP="006B3B3B">
            <w:pPr>
              <w:rPr>
                <w:rFonts w:ascii="Tele-GroteskNor" w:hAnsi="Tele-GroteskNor"/>
                <w:lang w:val="en-GB"/>
              </w:rPr>
            </w:pPr>
            <w:r>
              <w:rPr>
                <w:rFonts w:ascii="Tele-GroteskNor" w:hAnsi="Tele-GroteskNor"/>
                <w:lang w:val="en-GB"/>
              </w:rPr>
              <w:t>GDPR</w:t>
            </w:r>
          </w:p>
        </w:tc>
      </w:tr>
      <w:tr w:rsidR="001329B6" w:rsidRPr="002C49DD" w14:paraId="5C89D1D2" w14:textId="77777777" w:rsidTr="03E68CE8">
        <w:tc>
          <w:tcPr>
            <w:tcW w:w="2689" w:type="dxa"/>
          </w:tcPr>
          <w:p w14:paraId="0E0F1904" w14:textId="3F4CF3FE" w:rsidR="001329B6" w:rsidRDefault="001329B6" w:rsidP="001329B6">
            <w:pPr>
              <w:rPr>
                <w:rFonts w:ascii="Tele-GroteskNor" w:hAnsi="Tele-GroteskNor"/>
              </w:rPr>
            </w:pPr>
            <w:r>
              <w:rPr>
                <w:rFonts w:ascii="Tele-GroteskNor" w:hAnsi="Tele-GroteskNor"/>
                <w:lang w:val="en-GB"/>
              </w:rPr>
              <w:t>CCTV footage</w:t>
            </w:r>
          </w:p>
        </w:tc>
        <w:tc>
          <w:tcPr>
            <w:tcW w:w="2267" w:type="dxa"/>
          </w:tcPr>
          <w:p w14:paraId="743F7868" w14:textId="55E05173" w:rsidR="001329B6" w:rsidRDefault="001329B6" w:rsidP="001329B6">
            <w:pPr>
              <w:rPr>
                <w:rFonts w:ascii="Tele-GroteskNor" w:hAnsi="Tele-GroteskNor"/>
              </w:rPr>
            </w:pPr>
            <w:del w:id="14" w:author="Johan Martens" w:date="2023-10-31T09:13:00Z">
              <w:r w:rsidDel="0070012E">
                <w:rPr>
                  <w:rFonts w:ascii="Tele-GroteskNor" w:hAnsi="Tele-GroteskNor"/>
                  <w:lang w:val="en-GB"/>
                </w:rPr>
                <w:delText>72</w:delText>
              </w:r>
            </w:del>
            <w:ins w:id="15" w:author="Johan Martens" w:date="2023-10-31T09:14:00Z">
              <w:r w:rsidR="0070012E">
                <w:rPr>
                  <w:rFonts w:ascii="Tele-GroteskNor" w:hAnsi="Tele-GroteskNor"/>
                  <w:lang w:val="en-NL"/>
                </w:rPr>
                <w:t>24</w:t>
              </w:r>
            </w:ins>
            <w:r>
              <w:rPr>
                <w:rFonts w:ascii="Tele-GroteskNor" w:hAnsi="Tele-GroteskNor"/>
                <w:lang w:val="en-GB"/>
              </w:rPr>
              <w:t xml:space="preserve"> hours </w:t>
            </w:r>
          </w:p>
        </w:tc>
        <w:tc>
          <w:tcPr>
            <w:tcW w:w="2610" w:type="dxa"/>
          </w:tcPr>
          <w:p w14:paraId="41FB1256" w14:textId="593B0CEF" w:rsidR="001329B6" w:rsidRDefault="001329B6" w:rsidP="001329B6">
            <w:pPr>
              <w:rPr>
                <w:rFonts w:ascii="Tele-GroteskNor" w:hAnsi="Tele-GroteskNor"/>
              </w:rPr>
            </w:pPr>
            <w:r>
              <w:rPr>
                <w:rFonts w:ascii="Tele-GroteskNor" w:hAnsi="Tele-GroteskNor"/>
                <w:lang w:val="en-GB"/>
              </w:rPr>
              <w:t>Electronic</w:t>
            </w:r>
          </w:p>
        </w:tc>
        <w:tc>
          <w:tcPr>
            <w:tcW w:w="2352" w:type="dxa"/>
          </w:tcPr>
          <w:p w14:paraId="57FB3E17" w14:textId="5A31D03D" w:rsidR="001329B6" w:rsidRPr="00CE517B" w:rsidRDefault="00CE517B" w:rsidP="001329B6">
            <w:pPr>
              <w:rPr>
                <w:rFonts w:ascii="Tele-GroteskNor" w:hAnsi="Tele-GroteskNor"/>
              </w:rPr>
            </w:pPr>
            <w:ins w:id="16" w:author="Johan Martens" w:date="2023-10-31T15:17:00Z">
              <w:r w:rsidRPr="00CE517B">
                <w:rPr>
                  <w:rFonts w:ascii="Tele-GroteskNor" w:hAnsi="Tele-GroteskNor"/>
                  <w:lang w:val="en-GB"/>
                </w:rPr>
                <w:t>Italian DPA statement - April the 8th 2010</w:t>
              </w:r>
            </w:ins>
            <w:del w:id="17" w:author="Johan Martens" w:date="2023-10-31T15:17:00Z">
              <w:r w:rsidR="001329B6" w:rsidDel="00CE517B">
                <w:rPr>
                  <w:rFonts w:ascii="Tele-GroteskNor" w:hAnsi="Tele-GroteskNor"/>
                  <w:lang w:val="en-GB"/>
                </w:rPr>
                <w:delText xml:space="preserve">GDRP; CCTV rules </w:delText>
              </w:r>
            </w:del>
          </w:p>
        </w:tc>
      </w:tr>
    </w:tbl>
    <w:p w14:paraId="5A311B73" w14:textId="25F01886" w:rsidR="00C90F31" w:rsidRDefault="00C90F31">
      <w:pPr>
        <w:rPr>
          <w:rFonts w:asciiTheme="majorHAnsi" w:eastAsiaTheme="majorEastAsia" w:hAnsiTheme="majorHAnsi" w:cstheme="majorBidi"/>
          <w:color w:val="F0911E" w:themeColor="accent1"/>
          <w:sz w:val="32"/>
          <w:szCs w:val="32"/>
          <w:lang w:eastAsia="nl-NL"/>
        </w:rPr>
      </w:pPr>
      <w:r>
        <w:br w:type="page"/>
      </w:r>
    </w:p>
    <w:p w14:paraId="45F65B40" w14:textId="4496950B" w:rsidR="00FD065C" w:rsidRDefault="00FD065C" w:rsidP="00243C81">
      <w:pPr>
        <w:pStyle w:val="Heading1"/>
        <w:numPr>
          <w:ilvl w:val="0"/>
          <w:numId w:val="0"/>
        </w:numPr>
        <w:ind w:left="720" w:hanging="720"/>
      </w:pPr>
      <w:r w:rsidRPr="0073084E">
        <w:lastRenderedPageBreak/>
        <w:t xml:space="preserve">Retention </w:t>
      </w:r>
      <w:r w:rsidR="00F31D23">
        <w:t>periods</w:t>
      </w:r>
      <w:r w:rsidRPr="0073084E">
        <w:t xml:space="preserve"> </w:t>
      </w:r>
      <w:r>
        <w:t>– France</w:t>
      </w:r>
    </w:p>
    <w:tbl>
      <w:tblPr>
        <w:tblStyle w:val="TableGrid"/>
        <w:tblW w:w="9918" w:type="dxa"/>
        <w:tblLayout w:type="fixed"/>
        <w:tblLook w:val="04A0" w:firstRow="1" w:lastRow="0" w:firstColumn="1" w:lastColumn="0" w:noHBand="0" w:noVBand="1"/>
      </w:tblPr>
      <w:tblGrid>
        <w:gridCol w:w="2689"/>
        <w:gridCol w:w="2267"/>
        <w:gridCol w:w="2610"/>
        <w:gridCol w:w="2352"/>
      </w:tblGrid>
      <w:tr w:rsidR="00A1037A" w:rsidRPr="002C49DD" w14:paraId="2775AD79" w14:textId="77777777" w:rsidTr="13F5212B">
        <w:tc>
          <w:tcPr>
            <w:tcW w:w="9918" w:type="dxa"/>
            <w:gridSpan w:val="4"/>
            <w:shd w:val="clear" w:color="auto" w:fill="BFBFBF" w:themeFill="background1" w:themeFillShade="BF"/>
          </w:tcPr>
          <w:p w14:paraId="4D17DC92" w14:textId="5982713E" w:rsidR="00A1037A" w:rsidRPr="002C49DD" w:rsidRDefault="4F6292C9" w:rsidP="03E68CE8">
            <w:r w:rsidRPr="13F5212B">
              <w:rPr>
                <w:rFonts w:ascii="Tele-GroteskNor" w:hAnsi="Tele-GroteskNor"/>
                <w:b/>
                <w:bCs/>
                <w:sz w:val="24"/>
                <w:szCs w:val="24"/>
                <w:lang w:val="en-GB"/>
              </w:rPr>
              <w:t xml:space="preserve">HR data: </w:t>
            </w:r>
            <w:r w:rsidR="67FB4B06" w:rsidRPr="13F5212B">
              <w:rPr>
                <w:rFonts w:ascii="Tele-GroteskNor" w:hAnsi="Tele-GroteskNor"/>
                <w:b/>
                <w:bCs/>
                <w:sz w:val="24"/>
                <w:szCs w:val="24"/>
                <w:lang w:val="en-GB"/>
              </w:rPr>
              <w:t>Employment records</w:t>
            </w:r>
          </w:p>
        </w:tc>
      </w:tr>
      <w:tr w:rsidR="00A1037A" w:rsidRPr="002C49DD" w14:paraId="3CE9AF13" w14:textId="77777777" w:rsidTr="13F5212B">
        <w:tc>
          <w:tcPr>
            <w:tcW w:w="2689" w:type="dxa"/>
            <w:shd w:val="clear" w:color="auto" w:fill="BFBFBF" w:themeFill="background1" w:themeFillShade="BF"/>
          </w:tcPr>
          <w:p w14:paraId="688CCC07" w14:textId="77777777" w:rsidR="00A1037A" w:rsidRPr="002C49DD" w:rsidRDefault="00A1037A"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7C7C16E9" w14:textId="77777777" w:rsidR="00A1037A" w:rsidRPr="002C49DD" w:rsidRDefault="00A1037A"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3F87D7D7" w14:textId="77777777" w:rsidR="00A1037A" w:rsidRPr="002C49DD" w:rsidRDefault="00A1037A"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59701BDC" w14:textId="77777777" w:rsidR="00A1037A" w:rsidRPr="002C49DD" w:rsidRDefault="00A1037A" w:rsidP="006B3B3B">
            <w:pPr>
              <w:rPr>
                <w:rFonts w:ascii="Tele-GroteskNor" w:hAnsi="Tele-GroteskNor"/>
                <w:b/>
                <w:sz w:val="24"/>
                <w:lang w:val="en-GB"/>
              </w:rPr>
            </w:pPr>
            <w:r w:rsidRPr="002C49DD">
              <w:rPr>
                <w:rFonts w:ascii="Tele-GroteskNor" w:hAnsi="Tele-GroteskNor"/>
                <w:b/>
                <w:sz w:val="24"/>
                <w:lang w:val="en-GB"/>
              </w:rPr>
              <w:t>Reference</w:t>
            </w:r>
          </w:p>
        </w:tc>
      </w:tr>
      <w:tr w:rsidR="00A1037A" w:rsidRPr="007222AC" w14:paraId="179F236C" w14:textId="77777777" w:rsidTr="13F5212B">
        <w:tc>
          <w:tcPr>
            <w:tcW w:w="2689" w:type="dxa"/>
          </w:tcPr>
          <w:p w14:paraId="6BEE31CF" w14:textId="77777777" w:rsidR="00A1037A" w:rsidRDefault="00A1037A" w:rsidP="006B3B3B">
            <w:pPr>
              <w:rPr>
                <w:rFonts w:ascii="Tele-GroteskNor" w:hAnsi="Tele-GroteskNor"/>
                <w:lang w:val="en-GB"/>
              </w:rPr>
            </w:pPr>
            <w:r>
              <w:rPr>
                <w:rFonts w:ascii="Tele-GroteskNor" w:hAnsi="Tele-GroteskNor"/>
                <w:lang w:val="en-GB"/>
              </w:rPr>
              <w:t>Unsuccessful job Applicant</w:t>
            </w:r>
          </w:p>
          <w:p w14:paraId="2BF9BE19" w14:textId="77777777" w:rsidR="00A1037A" w:rsidRDefault="00A1037A" w:rsidP="00A1037A">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Contact details</w:t>
            </w:r>
          </w:p>
          <w:p w14:paraId="26FE8E24" w14:textId="77777777" w:rsidR="00A1037A" w:rsidRDefault="00A1037A" w:rsidP="00A1037A">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Application forms/letters</w:t>
            </w:r>
          </w:p>
          <w:p w14:paraId="0E9FB261" w14:textId="77777777" w:rsidR="00A1037A" w:rsidRDefault="00A1037A" w:rsidP="00A1037A">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CVs</w:t>
            </w:r>
          </w:p>
          <w:p w14:paraId="1F8AE8AA" w14:textId="77777777" w:rsidR="00A1037A" w:rsidRDefault="00A1037A" w:rsidP="00A1037A">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Photo’s</w:t>
            </w:r>
          </w:p>
          <w:p w14:paraId="0EE88EB8" w14:textId="7F7A551A" w:rsidR="00A1037A" w:rsidRPr="00A1037A" w:rsidRDefault="00A1037A" w:rsidP="006B3B3B">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Interview notes</w:t>
            </w:r>
          </w:p>
        </w:tc>
        <w:tc>
          <w:tcPr>
            <w:tcW w:w="2267" w:type="dxa"/>
          </w:tcPr>
          <w:p w14:paraId="0AB7DA73" w14:textId="77777777" w:rsidR="00A1037A" w:rsidRDefault="00A1037A" w:rsidP="006B3B3B">
            <w:pPr>
              <w:rPr>
                <w:rFonts w:ascii="Tele-GroteskNor" w:hAnsi="Tele-GroteskNor"/>
                <w:lang w:val="en-GB"/>
              </w:rPr>
            </w:pPr>
            <w:r w:rsidRPr="00A1037A">
              <w:rPr>
                <w:rFonts w:ascii="Tele-GroteskNor" w:hAnsi="Tele-GroteskNor"/>
                <w:lang w:val="en-US"/>
              </w:rPr>
              <w:t>Maximum 2 years following the last contact with the candidate</w:t>
            </w:r>
          </w:p>
          <w:p w14:paraId="4A442AB2" w14:textId="77777777" w:rsidR="00A1037A" w:rsidRPr="002C49DD" w:rsidRDefault="00A1037A" w:rsidP="006B3B3B">
            <w:pPr>
              <w:rPr>
                <w:rFonts w:ascii="Tele-GroteskNor" w:hAnsi="Tele-GroteskNor"/>
                <w:lang w:val="en-GB"/>
              </w:rPr>
            </w:pPr>
          </w:p>
        </w:tc>
        <w:tc>
          <w:tcPr>
            <w:tcW w:w="2610" w:type="dxa"/>
          </w:tcPr>
          <w:p w14:paraId="3426BBFE" w14:textId="4992F443" w:rsidR="00A1037A" w:rsidRPr="002C49DD" w:rsidRDefault="52CB7A11" w:rsidP="006B3B3B">
            <w:pPr>
              <w:rPr>
                <w:rFonts w:ascii="Tele-GroteskNor" w:hAnsi="Tele-GroteskNor"/>
                <w:lang w:val="en-GB"/>
              </w:rPr>
            </w:pPr>
            <w:r w:rsidRPr="38C4396D">
              <w:rPr>
                <w:rFonts w:ascii="Tele-GroteskNor" w:hAnsi="Tele-GroteskNor"/>
                <w:lang w:val="en-GB"/>
              </w:rPr>
              <w:t>Paper or electroni</w:t>
            </w:r>
            <w:r w:rsidR="0EB48B17" w:rsidRPr="38C4396D">
              <w:rPr>
                <w:rFonts w:ascii="Tele-GroteskNor" w:hAnsi="Tele-GroteskNor"/>
                <w:lang w:val="en-GB"/>
              </w:rPr>
              <w:t>c</w:t>
            </w:r>
          </w:p>
        </w:tc>
        <w:tc>
          <w:tcPr>
            <w:tcW w:w="2352" w:type="dxa"/>
          </w:tcPr>
          <w:p w14:paraId="4D06C422" w14:textId="012CBBA3" w:rsidR="00A1037A" w:rsidRPr="00A1037A" w:rsidRDefault="65B882FA" w:rsidP="38C4396D">
            <w:pPr>
              <w:rPr>
                <w:rFonts w:ascii="Tele-GroteskNor" w:hAnsi="Tele-GroteskNor"/>
                <w:color w:val="auto"/>
                <w:lang w:val="en-US"/>
              </w:rPr>
            </w:pPr>
            <w:r w:rsidRPr="38C4396D">
              <w:rPr>
                <w:rFonts w:ascii="Tele-GroteskNor" w:hAnsi="Tele-GroteskNor"/>
                <w:color w:val="auto"/>
                <w:lang w:val="en-US"/>
              </w:rPr>
              <w:t>Deliberation of the CNIL (French National Commission for the Protection of Personal Data) n° 02-217 of March 21th 2002</w:t>
            </w:r>
          </w:p>
        </w:tc>
      </w:tr>
      <w:tr w:rsidR="00A1037A" w:rsidRPr="005F0C03" w14:paraId="492583F4" w14:textId="77777777" w:rsidTr="13F5212B">
        <w:tc>
          <w:tcPr>
            <w:tcW w:w="2689" w:type="dxa"/>
          </w:tcPr>
          <w:p w14:paraId="4F1E9C42" w14:textId="77777777" w:rsidR="00A1037A" w:rsidRDefault="00A1037A" w:rsidP="006B3B3B">
            <w:pPr>
              <w:rPr>
                <w:rFonts w:ascii="Tele-GroteskNor" w:hAnsi="Tele-GroteskNor"/>
                <w:lang w:val="en-GB"/>
              </w:rPr>
            </w:pPr>
            <w:r w:rsidRPr="002C4855">
              <w:rPr>
                <w:rFonts w:ascii="Tele-GroteskNor" w:hAnsi="Tele-GroteskNor"/>
                <w:lang w:val="en-GB"/>
              </w:rPr>
              <w:t>Successful Candidates</w:t>
            </w:r>
          </w:p>
          <w:p w14:paraId="645D6864" w14:textId="77777777" w:rsidR="00A1037A" w:rsidRDefault="00A1037A" w:rsidP="00A1037A">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Application letters</w:t>
            </w:r>
          </w:p>
          <w:p w14:paraId="6E7AAB0D" w14:textId="77777777" w:rsidR="00A1037A" w:rsidRDefault="00A1037A" w:rsidP="00A1037A">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Copies of training received</w:t>
            </w:r>
          </w:p>
          <w:p w14:paraId="0B44A0FC" w14:textId="3B3AF2AC" w:rsidR="00A1037A" w:rsidRPr="00A1037A" w:rsidRDefault="00A1037A" w:rsidP="006B3B3B">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 xml:space="preserve">CV’s </w:t>
            </w:r>
          </w:p>
        </w:tc>
        <w:tc>
          <w:tcPr>
            <w:tcW w:w="2267" w:type="dxa"/>
          </w:tcPr>
          <w:p w14:paraId="62E08D21" w14:textId="77777777" w:rsidR="00A1037A" w:rsidRPr="002C49DD" w:rsidRDefault="00A1037A" w:rsidP="006B3B3B">
            <w:pPr>
              <w:rPr>
                <w:rFonts w:ascii="Tele-GroteskNor" w:hAnsi="Tele-GroteskNor"/>
                <w:lang w:val="en-GB"/>
              </w:rPr>
            </w:pPr>
            <w:r w:rsidRPr="00A1037A">
              <w:rPr>
                <w:rFonts w:ascii="Tele-GroteskNor" w:hAnsi="Tele-GroteskNor"/>
                <w:lang w:val="en-US"/>
              </w:rPr>
              <w:t>Maximum 2 years following the last contact with the candidate</w:t>
            </w:r>
          </w:p>
        </w:tc>
        <w:tc>
          <w:tcPr>
            <w:tcW w:w="2610" w:type="dxa"/>
          </w:tcPr>
          <w:p w14:paraId="5B9323EC" w14:textId="77777777" w:rsidR="00A1037A" w:rsidRPr="002C49DD" w:rsidRDefault="00A1037A" w:rsidP="006B3B3B">
            <w:pPr>
              <w:rPr>
                <w:rFonts w:ascii="Tele-GroteskNor" w:hAnsi="Tele-GroteskNor"/>
                <w:lang w:val="en-GB"/>
              </w:rPr>
            </w:pPr>
            <w:r>
              <w:rPr>
                <w:rFonts w:ascii="Tele-GroteskNor" w:hAnsi="Tele-GroteskNor"/>
                <w:lang w:val="en-GB"/>
              </w:rPr>
              <w:t>Paper or electronic</w:t>
            </w:r>
          </w:p>
        </w:tc>
        <w:tc>
          <w:tcPr>
            <w:tcW w:w="2352" w:type="dxa"/>
          </w:tcPr>
          <w:p w14:paraId="36D5F505" w14:textId="58D6F848" w:rsidR="00A1037A" w:rsidRPr="00A1037A" w:rsidRDefault="30379A28" w:rsidP="38C4396D">
            <w:pPr>
              <w:rPr>
                <w:rFonts w:ascii="Tele-GroteskNor" w:hAnsi="Tele-GroteskNor"/>
                <w:color w:val="auto"/>
                <w:lang w:val="en-US"/>
              </w:rPr>
            </w:pPr>
            <w:r w:rsidRPr="38C4396D">
              <w:rPr>
                <w:rFonts w:ascii="Tele-GroteskNor" w:hAnsi="Tele-GroteskNor"/>
                <w:color w:val="auto"/>
                <w:lang w:val="en-US"/>
              </w:rPr>
              <w:t>Deliberation of the CNIL n° 02-217 of March 21th 2002</w:t>
            </w:r>
          </w:p>
        </w:tc>
      </w:tr>
      <w:tr w:rsidR="00A1037A" w:rsidRPr="005F0C03" w14:paraId="114E0660" w14:textId="77777777" w:rsidTr="13F5212B">
        <w:tc>
          <w:tcPr>
            <w:tcW w:w="2689" w:type="dxa"/>
          </w:tcPr>
          <w:p w14:paraId="3F43F7E4" w14:textId="77777777" w:rsidR="00A1037A" w:rsidRDefault="00A1037A" w:rsidP="006B3B3B">
            <w:pPr>
              <w:rPr>
                <w:rFonts w:ascii="Tele-GroteskNor" w:hAnsi="Tele-GroteskNor"/>
                <w:lang w:val="en-GB"/>
              </w:rPr>
            </w:pPr>
            <w:r>
              <w:rPr>
                <w:rFonts w:ascii="Tele-GroteskNor" w:hAnsi="Tele-GroteskNor"/>
                <w:lang w:val="en-GB"/>
              </w:rPr>
              <w:t xml:space="preserve">Employment contracts, including: </w:t>
            </w:r>
          </w:p>
          <w:p w14:paraId="2D89ADE9" w14:textId="77777777" w:rsidR="00A1037A" w:rsidRDefault="00A1037A" w:rsidP="00A1037A">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Changes to terms and conditions</w:t>
            </w:r>
          </w:p>
          <w:p w14:paraId="15E19372" w14:textId="77777777" w:rsidR="00A1037A" w:rsidRDefault="00A1037A" w:rsidP="00A1037A">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w:t>
            </w:r>
            <w:r w:rsidRPr="00787963">
              <w:rPr>
                <w:rFonts w:ascii="Tele-GroteskNor" w:hAnsi="Tele-GroteskNor"/>
                <w:szCs w:val="22"/>
                <w:lang w:val="en-GB"/>
              </w:rPr>
              <w:t>erson</w:t>
            </w:r>
            <w:r>
              <w:rPr>
                <w:rFonts w:ascii="Tele-GroteskNor" w:hAnsi="Tele-GroteskNor"/>
                <w:szCs w:val="22"/>
                <w:lang w:val="en-GB"/>
              </w:rPr>
              <w:t>al development records</w:t>
            </w:r>
          </w:p>
          <w:p w14:paraId="09E2410D" w14:textId="77777777" w:rsidR="00A1037A" w:rsidRDefault="00A1037A" w:rsidP="00A1037A">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Training records</w:t>
            </w:r>
          </w:p>
          <w:p w14:paraId="47E651E2" w14:textId="77777777" w:rsidR="00A1037A" w:rsidRPr="00787963" w:rsidRDefault="00A1037A" w:rsidP="00A1037A">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Promotions and demotions</w:t>
            </w:r>
          </w:p>
          <w:p w14:paraId="69E033D9" w14:textId="092F7AD2" w:rsidR="00A1037A" w:rsidRPr="002C49DD" w:rsidRDefault="00A1037A" w:rsidP="006B3B3B">
            <w:pPr>
              <w:rPr>
                <w:rFonts w:ascii="Tele-GroteskNor" w:hAnsi="Tele-GroteskNor"/>
                <w:lang w:val="en-GB"/>
              </w:rPr>
            </w:pPr>
            <w:r>
              <w:rPr>
                <w:rFonts w:ascii="Tele-GroteskNor" w:hAnsi="Tele-GroteskNor"/>
                <w:lang w:val="en-GB"/>
              </w:rPr>
              <w:t>(also temporary workers)</w:t>
            </w:r>
          </w:p>
        </w:tc>
        <w:tc>
          <w:tcPr>
            <w:tcW w:w="2267" w:type="dxa"/>
          </w:tcPr>
          <w:p w14:paraId="5932097C" w14:textId="77777777" w:rsidR="00A1037A" w:rsidRPr="002C49DD" w:rsidRDefault="00A1037A" w:rsidP="006B3B3B">
            <w:pPr>
              <w:rPr>
                <w:rFonts w:ascii="Tele-GroteskNor" w:hAnsi="Tele-GroteskNor"/>
                <w:lang w:val="en-GB"/>
              </w:rPr>
            </w:pPr>
            <w:r w:rsidRPr="70ECFBAB">
              <w:rPr>
                <w:rFonts w:ascii="Tele-GroteskNor" w:hAnsi="Tele-GroteskNor"/>
                <w:lang w:val="en-GB"/>
              </w:rPr>
              <w:t>5 years after employment ceases</w:t>
            </w:r>
          </w:p>
        </w:tc>
        <w:tc>
          <w:tcPr>
            <w:tcW w:w="2610" w:type="dxa"/>
          </w:tcPr>
          <w:p w14:paraId="6FA2CB56" w14:textId="77777777" w:rsidR="00A1037A" w:rsidRPr="002C49DD" w:rsidRDefault="00A1037A" w:rsidP="006B3B3B">
            <w:pPr>
              <w:rPr>
                <w:rFonts w:ascii="Tele-GroteskNor" w:hAnsi="Tele-GroteskNor"/>
                <w:lang w:val="en-GB"/>
              </w:rPr>
            </w:pPr>
            <w:r>
              <w:rPr>
                <w:rFonts w:ascii="Tele-GroteskNor" w:hAnsi="Tele-GroteskNor"/>
                <w:lang w:val="en-GB"/>
              </w:rPr>
              <w:t>Paper or electronic</w:t>
            </w:r>
          </w:p>
        </w:tc>
        <w:tc>
          <w:tcPr>
            <w:tcW w:w="2352" w:type="dxa"/>
          </w:tcPr>
          <w:p w14:paraId="4311B602" w14:textId="2441766D" w:rsidR="00A1037A" w:rsidRPr="00A1037A" w:rsidRDefault="18E85EF9" w:rsidP="38C4396D">
            <w:pPr>
              <w:rPr>
                <w:rFonts w:ascii="Tele-GroteskNor" w:hAnsi="Tele-GroteskNor"/>
                <w:color w:val="auto"/>
                <w:lang w:val="en-GB"/>
              </w:rPr>
            </w:pPr>
            <w:r w:rsidRPr="38C4396D">
              <w:rPr>
                <w:rFonts w:ascii="Tele-GroteskNor" w:hAnsi="Tele-GroteskNor"/>
                <w:color w:val="auto"/>
                <w:lang w:val="en-GB"/>
              </w:rPr>
              <w:t xml:space="preserve">Article R.1221-26 of the French Labour Code </w:t>
            </w:r>
          </w:p>
          <w:p w14:paraId="1B6E7E15" w14:textId="4604F8B0" w:rsidR="00A1037A" w:rsidRPr="00A1037A" w:rsidRDefault="00A1037A" w:rsidP="38C4396D">
            <w:pPr>
              <w:rPr>
                <w:rFonts w:ascii="Tele-GroteskNor" w:hAnsi="Tele-GroteskNor"/>
                <w:color w:val="auto"/>
                <w:lang w:val="en-GB"/>
              </w:rPr>
            </w:pPr>
          </w:p>
          <w:p w14:paraId="14D6D8F6" w14:textId="1A045449" w:rsidR="00A1037A" w:rsidRPr="002658F1" w:rsidRDefault="18E85EF9" w:rsidP="38C4396D">
            <w:pPr>
              <w:rPr>
                <w:lang w:val="en-US"/>
              </w:rPr>
            </w:pPr>
            <w:r w:rsidRPr="38C4396D">
              <w:rPr>
                <w:rFonts w:ascii="Tele-GroteskNor" w:hAnsi="Tele-GroteskNor"/>
                <w:color w:val="auto"/>
                <w:lang w:val="en-GB"/>
              </w:rPr>
              <w:t>Article 2224 of the French Civil Code</w:t>
            </w:r>
          </w:p>
        </w:tc>
      </w:tr>
      <w:tr w:rsidR="00A1037A" w:rsidRPr="005F0C03" w14:paraId="36BA2510" w14:textId="77777777" w:rsidTr="13F5212B">
        <w:tc>
          <w:tcPr>
            <w:tcW w:w="2689" w:type="dxa"/>
          </w:tcPr>
          <w:p w14:paraId="79573C68" w14:textId="77777777" w:rsidR="00A1037A" w:rsidRDefault="00A1037A" w:rsidP="006B3B3B">
            <w:pPr>
              <w:rPr>
                <w:rFonts w:ascii="Tele-GroteskNor" w:hAnsi="Tele-GroteskNor"/>
                <w:lang w:val="en-GB"/>
              </w:rPr>
            </w:pPr>
            <w:r>
              <w:rPr>
                <w:rFonts w:ascii="Tele-GroteskNor" w:hAnsi="Tele-GroteskNor"/>
                <w:lang w:val="en-GB"/>
              </w:rPr>
              <w:t>Accident records</w:t>
            </w:r>
          </w:p>
        </w:tc>
        <w:tc>
          <w:tcPr>
            <w:tcW w:w="2267" w:type="dxa"/>
          </w:tcPr>
          <w:p w14:paraId="22B55014" w14:textId="77777777" w:rsidR="00A1037A" w:rsidRDefault="00A1037A" w:rsidP="006B3B3B">
            <w:pPr>
              <w:rPr>
                <w:rFonts w:ascii="Tele-GroteskNor" w:hAnsi="Tele-GroteskNor"/>
                <w:lang w:val="en-GB"/>
              </w:rPr>
            </w:pPr>
            <w:r w:rsidRPr="70ECFBAB">
              <w:rPr>
                <w:rFonts w:ascii="Tele-GroteskNor" w:hAnsi="Tele-GroteskNor"/>
                <w:lang w:val="en-GB"/>
              </w:rPr>
              <w:t>5 years after last event</w:t>
            </w:r>
          </w:p>
        </w:tc>
        <w:tc>
          <w:tcPr>
            <w:tcW w:w="2610" w:type="dxa"/>
          </w:tcPr>
          <w:p w14:paraId="20CDD121" w14:textId="77777777" w:rsidR="00A1037A" w:rsidRDefault="00A1037A" w:rsidP="006B3B3B">
            <w:pPr>
              <w:rPr>
                <w:rFonts w:ascii="Tele-GroteskNor" w:hAnsi="Tele-GroteskNor"/>
                <w:lang w:val="en-GB"/>
              </w:rPr>
            </w:pPr>
            <w:r>
              <w:rPr>
                <w:rFonts w:ascii="Tele-GroteskNor" w:hAnsi="Tele-GroteskNor"/>
                <w:lang w:val="en-GB"/>
              </w:rPr>
              <w:t>Paper or electronic</w:t>
            </w:r>
          </w:p>
        </w:tc>
        <w:tc>
          <w:tcPr>
            <w:tcW w:w="2352" w:type="dxa"/>
          </w:tcPr>
          <w:p w14:paraId="12DCABDE" w14:textId="5194F52A" w:rsidR="00A1037A" w:rsidRPr="00A1037A" w:rsidRDefault="4DAABFD0" w:rsidP="38C4396D">
            <w:pPr>
              <w:rPr>
                <w:rFonts w:ascii="Tele-GroteskNor" w:hAnsi="Tele-GroteskNor"/>
                <w:color w:val="auto"/>
                <w:lang w:val="en-GB"/>
              </w:rPr>
            </w:pPr>
            <w:r w:rsidRPr="38C4396D">
              <w:rPr>
                <w:rFonts w:ascii="Tele-GroteskNor" w:hAnsi="Tele-GroteskNor"/>
                <w:color w:val="auto"/>
                <w:lang w:val="en-GB"/>
              </w:rPr>
              <w:t>Article D.4711-3 of the French Labour Code</w:t>
            </w:r>
          </w:p>
        </w:tc>
      </w:tr>
      <w:tr w:rsidR="00A1037A" w:rsidRPr="005F0C03" w14:paraId="22AB7A3B" w14:textId="77777777" w:rsidTr="13F5212B">
        <w:tc>
          <w:tcPr>
            <w:tcW w:w="2689" w:type="dxa"/>
          </w:tcPr>
          <w:p w14:paraId="1E2CA03F" w14:textId="77777777" w:rsidR="00A1037A" w:rsidRDefault="00A1037A" w:rsidP="006B3B3B">
            <w:pPr>
              <w:rPr>
                <w:rFonts w:ascii="Tele-GroteskNor" w:hAnsi="Tele-GroteskNor"/>
                <w:lang w:val="en-GB"/>
              </w:rPr>
            </w:pPr>
            <w:r>
              <w:rPr>
                <w:rFonts w:ascii="Tele-GroteskNor" w:hAnsi="Tele-GroteskNor"/>
                <w:lang w:val="en-GB"/>
              </w:rPr>
              <w:t>Disciplinary and Grievance proceedings</w:t>
            </w:r>
          </w:p>
        </w:tc>
        <w:tc>
          <w:tcPr>
            <w:tcW w:w="2267" w:type="dxa"/>
          </w:tcPr>
          <w:p w14:paraId="310C44AA" w14:textId="77777777" w:rsidR="00A1037A" w:rsidRDefault="00A1037A" w:rsidP="006B3B3B">
            <w:pPr>
              <w:rPr>
                <w:rFonts w:ascii="Tele-GroteskNor" w:hAnsi="Tele-GroteskNor"/>
                <w:lang w:val="en-GB"/>
              </w:rPr>
            </w:pPr>
            <w:r w:rsidRPr="00A1037A">
              <w:rPr>
                <w:rFonts w:ascii="Tele-GroteskNor" w:hAnsi="Tele-GroteskNor"/>
                <w:lang w:val="en-US"/>
              </w:rPr>
              <w:t>2</w:t>
            </w:r>
            <w:r w:rsidRPr="007222AC">
              <w:rPr>
                <w:rFonts w:ascii="Tele-GroteskNor" w:hAnsi="Tele-GroteskNor"/>
                <w:lang w:val="en-GB"/>
              </w:rPr>
              <w:t xml:space="preserve"> year</w:t>
            </w:r>
            <w:r w:rsidRPr="00A1037A">
              <w:rPr>
                <w:rFonts w:ascii="Tele-GroteskNor" w:hAnsi="Tele-GroteskNor"/>
                <w:lang w:val="en-US"/>
              </w:rPr>
              <w:t>s</w:t>
            </w:r>
            <w:r>
              <w:rPr>
                <w:rFonts w:ascii="Tele-GroteskNor" w:hAnsi="Tele-GroteskNor"/>
                <w:lang w:val="en-GB"/>
              </w:rPr>
              <w:t xml:space="preserve"> after the end of the contract</w:t>
            </w:r>
          </w:p>
        </w:tc>
        <w:tc>
          <w:tcPr>
            <w:tcW w:w="2610" w:type="dxa"/>
          </w:tcPr>
          <w:p w14:paraId="3EB2F4F1" w14:textId="77777777" w:rsidR="00A1037A" w:rsidRDefault="00A1037A" w:rsidP="006B3B3B">
            <w:pPr>
              <w:rPr>
                <w:rFonts w:ascii="Tele-GroteskNor" w:hAnsi="Tele-GroteskNor"/>
                <w:lang w:val="en-GB"/>
              </w:rPr>
            </w:pPr>
            <w:r>
              <w:rPr>
                <w:rFonts w:ascii="Tele-GroteskNor" w:hAnsi="Tele-GroteskNor"/>
                <w:lang w:val="en-GB"/>
              </w:rPr>
              <w:t>Paper or electronic</w:t>
            </w:r>
          </w:p>
        </w:tc>
        <w:tc>
          <w:tcPr>
            <w:tcW w:w="2352" w:type="dxa"/>
          </w:tcPr>
          <w:p w14:paraId="726B8A74" w14:textId="180B9E72" w:rsidR="00A1037A" w:rsidRPr="00A1037A" w:rsidRDefault="600EDF9D" w:rsidP="38C4396D">
            <w:pPr>
              <w:rPr>
                <w:rFonts w:ascii="Tele-GroteskNor" w:hAnsi="Tele-GroteskNor"/>
                <w:color w:val="auto"/>
                <w:lang w:val="en-GB"/>
              </w:rPr>
            </w:pPr>
            <w:r w:rsidRPr="38C4396D">
              <w:rPr>
                <w:rFonts w:ascii="Tele-GroteskNor" w:hAnsi="Tele-GroteskNor"/>
                <w:color w:val="auto"/>
                <w:lang w:val="en-GB"/>
              </w:rPr>
              <w:t>Article L.1471-1 of the French Labour Code</w:t>
            </w:r>
          </w:p>
        </w:tc>
      </w:tr>
      <w:tr w:rsidR="00A1037A" w:rsidRPr="00EE1ADD" w14:paraId="093BB20E" w14:textId="77777777" w:rsidTr="13F5212B">
        <w:tc>
          <w:tcPr>
            <w:tcW w:w="2689" w:type="dxa"/>
          </w:tcPr>
          <w:p w14:paraId="277CE71A" w14:textId="77777777" w:rsidR="00A1037A" w:rsidRPr="005F0C03" w:rsidRDefault="00A1037A" w:rsidP="006B3B3B">
            <w:pPr>
              <w:rPr>
                <w:rFonts w:ascii="Tele-GroteskNor" w:hAnsi="Tele-GroteskNor"/>
                <w:lang w:val="fr-BE"/>
              </w:rPr>
            </w:pPr>
            <w:r w:rsidRPr="005F0C03">
              <w:rPr>
                <w:rFonts w:ascii="Tele-GroteskNor" w:hAnsi="Tele-GroteskNor"/>
                <w:lang w:val="fr-BE"/>
              </w:rPr>
              <w:t>Copies of Identification documents (passeports)</w:t>
            </w:r>
          </w:p>
        </w:tc>
        <w:tc>
          <w:tcPr>
            <w:tcW w:w="2267" w:type="dxa"/>
          </w:tcPr>
          <w:p w14:paraId="7DBA96BA" w14:textId="77777777" w:rsidR="00A1037A" w:rsidRPr="0073084E" w:rsidRDefault="00A1037A" w:rsidP="006B3B3B">
            <w:pPr>
              <w:rPr>
                <w:rFonts w:ascii="Tele-GroteskNor" w:hAnsi="Tele-GroteskNor"/>
                <w:lang w:val="en-GB"/>
              </w:rPr>
            </w:pPr>
            <w:r w:rsidRPr="00A1037A">
              <w:rPr>
                <w:rFonts w:ascii="Tele-GroteskNor" w:hAnsi="Tele-GroteskNor"/>
                <w:lang w:val="en-US"/>
              </w:rPr>
              <w:t>Maximum 2 years following the last contact with the candidate</w:t>
            </w:r>
          </w:p>
        </w:tc>
        <w:tc>
          <w:tcPr>
            <w:tcW w:w="2610" w:type="dxa"/>
          </w:tcPr>
          <w:p w14:paraId="7A3545F1" w14:textId="77777777" w:rsidR="00A1037A" w:rsidRPr="0073084E" w:rsidRDefault="00A1037A" w:rsidP="006B3B3B">
            <w:pPr>
              <w:rPr>
                <w:rFonts w:ascii="Tele-GroteskNor" w:hAnsi="Tele-GroteskNor"/>
                <w:lang w:val="en-GB"/>
              </w:rPr>
            </w:pPr>
            <w:r w:rsidRPr="0073084E">
              <w:rPr>
                <w:rFonts w:ascii="Tele-GroteskNor" w:hAnsi="Tele-GroteskNor"/>
                <w:lang w:val="en-GB"/>
              </w:rPr>
              <w:t>Paper or electronic</w:t>
            </w:r>
          </w:p>
        </w:tc>
        <w:tc>
          <w:tcPr>
            <w:tcW w:w="2352" w:type="dxa"/>
          </w:tcPr>
          <w:p w14:paraId="68C92FCD" w14:textId="24AF615C" w:rsidR="00A1037A" w:rsidRPr="00A1037A" w:rsidRDefault="629384B3" w:rsidP="38C4396D">
            <w:pPr>
              <w:rPr>
                <w:rFonts w:ascii="Tele-GroteskNor" w:hAnsi="Tele-GroteskNor"/>
                <w:color w:val="auto"/>
                <w:lang w:val="en-US"/>
              </w:rPr>
            </w:pPr>
            <w:r w:rsidRPr="38C4396D">
              <w:rPr>
                <w:rFonts w:ascii="Tele-GroteskNor" w:hAnsi="Tele-GroteskNor"/>
                <w:color w:val="auto"/>
                <w:lang w:val="en-US"/>
              </w:rPr>
              <w:t>Deliberation of the CNIL n° 02-217 of March 21th 2002</w:t>
            </w:r>
          </w:p>
        </w:tc>
      </w:tr>
      <w:tr w:rsidR="00A1037A" w:rsidRPr="005F0C03" w14:paraId="674EC750" w14:textId="77777777" w:rsidTr="13F5212B">
        <w:tc>
          <w:tcPr>
            <w:tcW w:w="2689" w:type="dxa"/>
          </w:tcPr>
          <w:p w14:paraId="522A69C0" w14:textId="77777777" w:rsidR="00A1037A" w:rsidRDefault="00A1037A" w:rsidP="006B3B3B">
            <w:pPr>
              <w:rPr>
                <w:rFonts w:ascii="Tele-GroteskNor" w:hAnsi="Tele-GroteskNor"/>
                <w:lang w:val="en-GB"/>
              </w:rPr>
            </w:pPr>
            <w:r>
              <w:rPr>
                <w:rFonts w:ascii="Tele-GroteskNor" w:hAnsi="Tele-GroteskNor"/>
                <w:lang w:val="en-GB"/>
              </w:rPr>
              <w:t>Working time records</w:t>
            </w:r>
          </w:p>
        </w:tc>
        <w:tc>
          <w:tcPr>
            <w:tcW w:w="2267" w:type="dxa"/>
          </w:tcPr>
          <w:p w14:paraId="4027BA19" w14:textId="77777777" w:rsidR="00A1037A" w:rsidRPr="0073084E" w:rsidRDefault="00A1037A" w:rsidP="006B3B3B">
            <w:pPr>
              <w:rPr>
                <w:rFonts w:ascii="Tele-GroteskNor" w:hAnsi="Tele-GroteskNor"/>
                <w:lang w:val="en-GB"/>
              </w:rPr>
            </w:pPr>
            <w:r>
              <w:rPr>
                <w:rFonts w:ascii="Tele-GroteskNor" w:hAnsi="Tele-GroteskNor"/>
                <w:lang w:val="en-GB"/>
              </w:rPr>
              <w:t>3</w:t>
            </w:r>
            <w:r w:rsidRPr="70ECFBAB">
              <w:rPr>
                <w:rFonts w:ascii="Tele-GroteskNor" w:hAnsi="Tele-GroteskNor"/>
                <w:lang w:val="en-GB"/>
              </w:rPr>
              <w:t xml:space="preserve"> years from the date on which the record was made</w:t>
            </w:r>
          </w:p>
        </w:tc>
        <w:tc>
          <w:tcPr>
            <w:tcW w:w="2610" w:type="dxa"/>
          </w:tcPr>
          <w:p w14:paraId="4F1B38A2" w14:textId="77777777" w:rsidR="00A1037A" w:rsidRPr="00930F4A" w:rsidRDefault="00A1037A" w:rsidP="006B3B3B">
            <w:pPr>
              <w:rPr>
                <w:rFonts w:ascii="Tele-GroteskNor" w:hAnsi="Tele-GroteskNor"/>
                <w:lang w:val="en-GB"/>
              </w:rPr>
            </w:pPr>
            <w:r>
              <w:rPr>
                <w:rFonts w:ascii="Tele-GroteskNor" w:hAnsi="Tele-GroteskNor"/>
                <w:lang w:val="en-GB"/>
              </w:rPr>
              <w:t>Paper or electronic</w:t>
            </w:r>
          </w:p>
        </w:tc>
        <w:tc>
          <w:tcPr>
            <w:tcW w:w="2352" w:type="dxa"/>
          </w:tcPr>
          <w:p w14:paraId="2ED187A2" w14:textId="7F0E6917" w:rsidR="4936B593" w:rsidRDefault="4936B593" w:rsidP="08780EAC">
            <w:pPr>
              <w:rPr>
                <w:rFonts w:ascii="Tele-GroteskNor" w:hAnsi="Tele-GroteskNor"/>
                <w:color w:val="auto"/>
                <w:lang w:val="en-GB"/>
              </w:rPr>
            </w:pPr>
            <w:r w:rsidRPr="08780EAC">
              <w:rPr>
                <w:rFonts w:ascii="Tele-GroteskNor" w:hAnsi="Tele-GroteskNor"/>
                <w:color w:val="auto"/>
                <w:lang w:val="en-GB"/>
              </w:rPr>
              <w:t>Article D.3171-16 of the French Labour Code</w:t>
            </w:r>
          </w:p>
          <w:p w14:paraId="6B0F230B" w14:textId="533B68D4" w:rsidR="4936B593" w:rsidRDefault="4936B593" w:rsidP="08780EAC">
            <w:pPr>
              <w:rPr>
                <w:rFonts w:ascii="Tele-GroteskNor" w:hAnsi="Tele-GroteskNor"/>
                <w:color w:val="auto"/>
                <w:lang w:val="en-GB"/>
              </w:rPr>
            </w:pPr>
            <w:r w:rsidRPr="08780EAC">
              <w:rPr>
                <w:rFonts w:ascii="Tele-GroteskNor" w:hAnsi="Tele-GroteskNor"/>
                <w:color w:val="auto"/>
                <w:lang w:val="en-GB"/>
              </w:rPr>
              <w:t xml:space="preserve"> </w:t>
            </w:r>
          </w:p>
          <w:p w14:paraId="51C2562A" w14:textId="697235A3" w:rsidR="4936B593" w:rsidRPr="002658F1" w:rsidRDefault="4936B593" w:rsidP="08780EAC">
            <w:pPr>
              <w:rPr>
                <w:lang w:val="en-US"/>
              </w:rPr>
            </w:pPr>
            <w:r w:rsidRPr="08780EAC">
              <w:rPr>
                <w:rFonts w:ascii="Tele-GroteskNor" w:hAnsi="Tele-GroteskNor"/>
                <w:color w:val="auto"/>
                <w:lang w:val="en-GB"/>
              </w:rPr>
              <w:t>Article L.3245-1 of the French Labour Code</w:t>
            </w:r>
          </w:p>
        </w:tc>
      </w:tr>
      <w:tr w:rsidR="00CD4305" w:rsidRPr="005F0C03" w14:paraId="672C0941" w14:textId="77777777" w:rsidTr="13F5212B">
        <w:tc>
          <w:tcPr>
            <w:tcW w:w="9918" w:type="dxa"/>
            <w:gridSpan w:val="4"/>
            <w:shd w:val="clear" w:color="auto" w:fill="BFBFBF" w:themeFill="background1" w:themeFillShade="BF"/>
          </w:tcPr>
          <w:p w14:paraId="431A689C" w14:textId="27F42DF4" w:rsidR="00CD4305" w:rsidRPr="002658F1" w:rsidRDefault="2D17E907" w:rsidP="006B3B3B">
            <w:pPr>
              <w:rPr>
                <w:lang w:val="en-US"/>
              </w:rPr>
            </w:pPr>
            <w:r w:rsidRPr="13F5212B">
              <w:rPr>
                <w:rFonts w:ascii="Tele-GroteskNor" w:hAnsi="Tele-GroteskNor"/>
                <w:b/>
                <w:bCs/>
                <w:sz w:val="24"/>
                <w:szCs w:val="24"/>
                <w:lang w:val="en-GB"/>
              </w:rPr>
              <w:t xml:space="preserve">HR data: </w:t>
            </w:r>
            <w:r w:rsidR="37D6D5E3" w:rsidRPr="13F5212B">
              <w:rPr>
                <w:rFonts w:ascii="Tele-GroteskNor" w:hAnsi="Tele-GroteskNor"/>
                <w:b/>
                <w:bCs/>
                <w:sz w:val="24"/>
                <w:szCs w:val="24"/>
                <w:lang w:val="en-GB"/>
              </w:rPr>
              <w:t>Payroll and salary records</w:t>
            </w:r>
          </w:p>
        </w:tc>
      </w:tr>
      <w:tr w:rsidR="00CD4305" w:rsidRPr="002C49DD" w14:paraId="1EF001DD" w14:textId="77777777" w:rsidTr="13F5212B">
        <w:tc>
          <w:tcPr>
            <w:tcW w:w="2689" w:type="dxa"/>
            <w:shd w:val="clear" w:color="auto" w:fill="BFBFBF" w:themeFill="background1" w:themeFillShade="BF"/>
          </w:tcPr>
          <w:p w14:paraId="1F6BE1A0" w14:textId="77777777" w:rsidR="00CD4305" w:rsidRPr="002C49DD" w:rsidRDefault="00CD4305"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08BB76E5" w14:textId="77777777" w:rsidR="00CD4305" w:rsidRPr="002C49DD" w:rsidRDefault="00CD4305"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1ACCD269" w14:textId="77777777" w:rsidR="00CD4305" w:rsidRPr="002C49DD" w:rsidRDefault="00CD4305"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3EB0C7DB" w14:textId="77777777" w:rsidR="00CD4305" w:rsidRPr="002C49DD" w:rsidRDefault="00CD4305" w:rsidP="006B3B3B">
            <w:pPr>
              <w:rPr>
                <w:rFonts w:ascii="Tele-GroteskNor" w:hAnsi="Tele-GroteskNor"/>
                <w:b/>
                <w:sz w:val="24"/>
                <w:lang w:val="en-GB"/>
              </w:rPr>
            </w:pPr>
            <w:r w:rsidRPr="002C49DD">
              <w:rPr>
                <w:rFonts w:ascii="Tele-GroteskNor" w:hAnsi="Tele-GroteskNor"/>
                <w:b/>
                <w:sz w:val="24"/>
                <w:lang w:val="en-GB"/>
              </w:rPr>
              <w:t>Reference</w:t>
            </w:r>
          </w:p>
        </w:tc>
      </w:tr>
      <w:tr w:rsidR="00CD4305" w:rsidRPr="005F0C03" w14:paraId="4799B31C" w14:textId="77777777" w:rsidTr="13F5212B">
        <w:tc>
          <w:tcPr>
            <w:tcW w:w="2689" w:type="dxa"/>
          </w:tcPr>
          <w:p w14:paraId="6CE91157" w14:textId="77777777" w:rsidR="00CD4305" w:rsidRDefault="00CD4305" w:rsidP="006B3B3B">
            <w:pPr>
              <w:rPr>
                <w:rFonts w:ascii="Tele-GroteskNor" w:hAnsi="Tele-GroteskNor"/>
                <w:lang w:val="en-GB"/>
              </w:rPr>
            </w:pPr>
            <w:r>
              <w:rPr>
                <w:rFonts w:ascii="Tele-GroteskNor" w:hAnsi="Tele-GroteskNor"/>
                <w:lang w:val="en-GB"/>
              </w:rPr>
              <w:t xml:space="preserve">Payslips: Records relating to hours worked and payments made / </w:t>
            </w:r>
            <w:r w:rsidRPr="70ECFBAB">
              <w:rPr>
                <w:rFonts w:ascii="Tele-GroteskNor" w:hAnsi="Tele-GroteskNor"/>
                <w:lang w:val="en-GB"/>
              </w:rPr>
              <w:t xml:space="preserve">Wage and salary records </w:t>
            </w:r>
          </w:p>
          <w:p w14:paraId="444B39BB" w14:textId="6855B535" w:rsidR="00CD4305" w:rsidRPr="002C49DD" w:rsidRDefault="00CD4305" w:rsidP="006B3B3B">
            <w:pPr>
              <w:rPr>
                <w:rFonts w:ascii="Tele-GroteskNor" w:hAnsi="Tele-GroteskNor"/>
                <w:lang w:val="en-GB"/>
              </w:rPr>
            </w:pPr>
            <w:r>
              <w:rPr>
                <w:rFonts w:ascii="Tele-GroteskNor" w:hAnsi="Tele-GroteskNor"/>
                <w:lang w:val="en-GB"/>
              </w:rPr>
              <w:t xml:space="preserve">(Including overtime, bonuses) / Statutory Maternity, paternity Pay (SMP) records / Retirement/Pension </w:t>
            </w:r>
            <w:r>
              <w:rPr>
                <w:rFonts w:ascii="Tele-GroteskNor" w:hAnsi="Tele-GroteskNor"/>
                <w:lang w:val="en-GB"/>
              </w:rPr>
              <w:lastRenderedPageBreak/>
              <w:t>benefit Scheme / Annual leave</w:t>
            </w:r>
          </w:p>
        </w:tc>
        <w:tc>
          <w:tcPr>
            <w:tcW w:w="2267" w:type="dxa"/>
          </w:tcPr>
          <w:p w14:paraId="14F28FFB" w14:textId="77777777" w:rsidR="00CD4305" w:rsidRDefault="00CD4305" w:rsidP="006B3B3B">
            <w:pPr>
              <w:rPr>
                <w:rFonts w:ascii="Tele-GroteskNor" w:hAnsi="Tele-GroteskNor"/>
                <w:lang w:val="en-GB"/>
              </w:rPr>
            </w:pPr>
            <w:r w:rsidRPr="70ECFBAB">
              <w:rPr>
                <w:rFonts w:ascii="Tele-GroteskNor" w:hAnsi="Tele-GroteskNor"/>
                <w:lang w:val="en-GB"/>
              </w:rPr>
              <w:lastRenderedPageBreak/>
              <w:t xml:space="preserve">5 years </w:t>
            </w:r>
            <w:r>
              <w:rPr>
                <w:rFonts w:ascii="Tele-GroteskNor" w:hAnsi="Tele-GroteskNor"/>
                <w:lang w:val="en-GB"/>
              </w:rPr>
              <w:t>from issuance</w:t>
            </w:r>
          </w:p>
          <w:p w14:paraId="388A49E1" w14:textId="77777777" w:rsidR="00CD4305" w:rsidRDefault="00CD4305" w:rsidP="006B3B3B">
            <w:pPr>
              <w:rPr>
                <w:rFonts w:ascii="Tele-GroteskNor" w:hAnsi="Tele-GroteskNor"/>
                <w:lang w:val="en-GB"/>
              </w:rPr>
            </w:pPr>
          </w:p>
          <w:p w14:paraId="2C411155" w14:textId="77777777" w:rsidR="00CD4305" w:rsidRDefault="00CD4305" w:rsidP="006B3B3B">
            <w:pPr>
              <w:rPr>
                <w:rFonts w:ascii="Tele-GroteskNor" w:hAnsi="Tele-GroteskNor"/>
                <w:lang w:val="en-GB"/>
              </w:rPr>
            </w:pPr>
          </w:p>
          <w:p w14:paraId="5742C67D" w14:textId="77777777" w:rsidR="00CD4305" w:rsidRDefault="00CD4305" w:rsidP="006B3B3B">
            <w:pPr>
              <w:rPr>
                <w:rFonts w:ascii="Tele-GroteskNor" w:hAnsi="Tele-GroteskNor"/>
                <w:lang w:val="en-GB"/>
              </w:rPr>
            </w:pPr>
          </w:p>
          <w:p w14:paraId="37C596BB" w14:textId="77777777" w:rsidR="00CD4305" w:rsidRPr="002C49DD" w:rsidRDefault="00CD4305" w:rsidP="006B3B3B">
            <w:pPr>
              <w:rPr>
                <w:rFonts w:ascii="Tele-GroteskNor" w:hAnsi="Tele-GroteskNor"/>
                <w:lang w:val="en-GB"/>
              </w:rPr>
            </w:pPr>
            <w:r>
              <w:rPr>
                <w:rFonts w:ascii="Tele-GroteskNor" w:hAnsi="Tele-GroteskNor"/>
                <w:lang w:val="en-GB"/>
              </w:rPr>
              <w:t>50 years or until the employee has reached the age of 75 years</w:t>
            </w:r>
          </w:p>
        </w:tc>
        <w:tc>
          <w:tcPr>
            <w:tcW w:w="2610" w:type="dxa"/>
          </w:tcPr>
          <w:p w14:paraId="32345E4C" w14:textId="77777777" w:rsidR="00CD4305" w:rsidRDefault="00CD4305" w:rsidP="006B3B3B">
            <w:pPr>
              <w:rPr>
                <w:rFonts w:ascii="Tele-GroteskNor" w:hAnsi="Tele-GroteskNor"/>
                <w:lang w:val="en-GB"/>
              </w:rPr>
            </w:pPr>
            <w:r>
              <w:rPr>
                <w:rFonts w:ascii="Tele-GroteskNor" w:hAnsi="Tele-GroteskNor"/>
                <w:lang w:val="en-GB"/>
              </w:rPr>
              <w:t>Paper</w:t>
            </w:r>
          </w:p>
          <w:p w14:paraId="1E1265B3" w14:textId="77777777" w:rsidR="00CD4305" w:rsidRDefault="00CD4305" w:rsidP="006B3B3B">
            <w:pPr>
              <w:rPr>
                <w:rFonts w:ascii="Tele-GroteskNor" w:hAnsi="Tele-GroteskNor"/>
                <w:lang w:val="en-GB"/>
              </w:rPr>
            </w:pPr>
          </w:p>
          <w:p w14:paraId="42D44092" w14:textId="77777777" w:rsidR="00CD4305" w:rsidRDefault="00CD4305" w:rsidP="006B3B3B">
            <w:pPr>
              <w:rPr>
                <w:rFonts w:ascii="Tele-GroteskNor" w:hAnsi="Tele-GroteskNor"/>
                <w:lang w:val="en-GB"/>
              </w:rPr>
            </w:pPr>
            <w:r>
              <w:rPr>
                <w:rFonts w:ascii="Tele-GroteskNor" w:hAnsi="Tele-GroteskNor"/>
                <w:lang w:val="en-GB"/>
              </w:rPr>
              <w:t>and</w:t>
            </w:r>
          </w:p>
          <w:p w14:paraId="63BDF1E3" w14:textId="77777777" w:rsidR="00CD4305" w:rsidRDefault="00CD4305" w:rsidP="006B3B3B">
            <w:pPr>
              <w:rPr>
                <w:rFonts w:ascii="Tele-GroteskNor" w:hAnsi="Tele-GroteskNor"/>
                <w:lang w:val="en-GB"/>
              </w:rPr>
            </w:pPr>
          </w:p>
          <w:p w14:paraId="08F56AEF" w14:textId="77777777" w:rsidR="00CD4305" w:rsidRPr="002C49DD" w:rsidRDefault="00CD4305" w:rsidP="006B3B3B">
            <w:pPr>
              <w:rPr>
                <w:rFonts w:ascii="Tele-GroteskNor" w:hAnsi="Tele-GroteskNor"/>
                <w:lang w:val="en-GB"/>
              </w:rPr>
            </w:pPr>
            <w:r>
              <w:rPr>
                <w:rFonts w:ascii="Tele-GroteskNor" w:hAnsi="Tele-GroteskNor"/>
                <w:lang w:val="en-GB"/>
              </w:rPr>
              <w:t>electronic</w:t>
            </w:r>
          </w:p>
        </w:tc>
        <w:tc>
          <w:tcPr>
            <w:tcW w:w="2352" w:type="dxa"/>
          </w:tcPr>
          <w:p w14:paraId="2934818A" w14:textId="448CF297" w:rsidR="00CD4305" w:rsidRPr="00CD4305" w:rsidRDefault="067E3255" w:rsidP="08780EAC">
            <w:pPr>
              <w:rPr>
                <w:rFonts w:ascii="Tele-GroteskNor" w:hAnsi="Tele-GroteskNor"/>
                <w:color w:val="auto"/>
                <w:lang w:val="en-GB"/>
              </w:rPr>
            </w:pPr>
            <w:r w:rsidRPr="08780EAC">
              <w:rPr>
                <w:rFonts w:ascii="Tele-GroteskNor" w:hAnsi="Tele-GroteskNor"/>
                <w:color w:val="auto"/>
                <w:lang w:val="en-GB"/>
              </w:rPr>
              <w:t xml:space="preserve">Article L.3243-4 of the French Labour Code </w:t>
            </w:r>
          </w:p>
          <w:p w14:paraId="06612E59" w14:textId="4B099B11" w:rsidR="00CD4305" w:rsidRPr="00CD4305" w:rsidRDefault="00CD4305" w:rsidP="08780EAC">
            <w:pPr>
              <w:rPr>
                <w:rFonts w:ascii="Tele-GroteskNor" w:hAnsi="Tele-GroteskNor"/>
                <w:color w:val="auto"/>
                <w:lang w:val="en-GB"/>
              </w:rPr>
            </w:pPr>
          </w:p>
          <w:p w14:paraId="7C9051A9" w14:textId="69F05CC6" w:rsidR="00CD4305" w:rsidRPr="002658F1" w:rsidRDefault="067E3255" w:rsidP="08780EAC">
            <w:pPr>
              <w:rPr>
                <w:lang w:val="en-US"/>
              </w:rPr>
            </w:pPr>
            <w:r w:rsidRPr="08780EAC">
              <w:rPr>
                <w:rFonts w:ascii="Tele-GroteskNor" w:hAnsi="Tele-GroteskNor"/>
                <w:color w:val="auto"/>
                <w:lang w:val="en-GB"/>
              </w:rPr>
              <w:t>Article D.3243-8 of the Labour Code</w:t>
            </w:r>
          </w:p>
        </w:tc>
      </w:tr>
      <w:tr w:rsidR="00CD4305" w:rsidRPr="002C49DD" w14:paraId="4C683EA4" w14:textId="77777777" w:rsidTr="13F5212B">
        <w:tc>
          <w:tcPr>
            <w:tcW w:w="2689" w:type="dxa"/>
          </w:tcPr>
          <w:p w14:paraId="6E79169B" w14:textId="77777777" w:rsidR="00CD4305" w:rsidRPr="001712AC" w:rsidRDefault="00CD4305" w:rsidP="006B3B3B">
            <w:pPr>
              <w:rPr>
                <w:rFonts w:ascii="Tele-GroteskNor" w:hAnsi="Tele-GroteskNor"/>
                <w:lang w:val="en-GB"/>
              </w:rPr>
            </w:pPr>
            <w:r w:rsidRPr="001712AC">
              <w:rPr>
                <w:rFonts w:ascii="Tele-GroteskNor" w:hAnsi="Tele-GroteskNor"/>
                <w:lang w:val="en-GB"/>
              </w:rPr>
              <w:t>National Minimum Wage Records</w:t>
            </w:r>
          </w:p>
        </w:tc>
        <w:tc>
          <w:tcPr>
            <w:tcW w:w="2267" w:type="dxa"/>
          </w:tcPr>
          <w:p w14:paraId="3665258E" w14:textId="77777777" w:rsidR="00CD4305" w:rsidRPr="001712AC" w:rsidRDefault="00CD4305" w:rsidP="006B3B3B">
            <w:pPr>
              <w:rPr>
                <w:rFonts w:ascii="Tele-GroteskNor" w:hAnsi="Tele-GroteskNor"/>
                <w:lang w:val="en-GB"/>
              </w:rPr>
            </w:pPr>
            <w:r>
              <w:rPr>
                <w:rFonts w:ascii="Tele-GroteskNor" w:hAnsi="Tele-GroteskNor"/>
              </w:rPr>
              <w:t>N/A (public information)</w:t>
            </w:r>
            <w:r w:rsidRPr="001712AC">
              <w:rPr>
                <w:rFonts w:ascii="Tele-GroteskNor" w:hAnsi="Tele-GroteskNor"/>
                <w:lang w:val="en-GB"/>
              </w:rPr>
              <w:t xml:space="preserve"> </w:t>
            </w:r>
          </w:p>
        </w:tc>
        <w:tc>
          <w:tcPr>
            <w:tcW w:w="2610" w:type="dxa"/>
          </w:tcPr>
          <w:p w14:paraId="615E8C21" w14:textId="77777777" w:rsidR="00CD4305" w:rsidRPr="001712AC" w:rsidRDefault="00CD4305" w:rsidP="006B3B3B">
            <w:pPr>
              <w:rPr>
                <w:rFonts w:ascii="Tele-GroteskNor" w:hAnsi="Tele-GroteskNor"/>
                <w:lang w:val="en-GB"/>
              </w:rPr>
            </w:pPr>
            <w:r w:rsidRPr="001712AC">
              <w:rPr>
                <w:rFonts w:ascii="Tele-GroteskNor" w:hAnsi="Tele-GroteskNor"/>
                <w:lang w:val="en-GB"/>
              </w:rPr>
              <w:t>Paper or electronic</w:t>
            </w:r>
          </w:p>
        </w:tc>
        <w:tc>
          <w:tcPr>
            <w:tcW w:w="2352" w:type="dxa"/>
          </w:tcPr>
          <w:p w14:paraId="0332BC23" w14:textId="77777777" w:rsidR="00CD4305" w:rsidRPr="001712AC" w:rsidRDefault="00CD4305" w:rsidP="006B3B3B">
            <w:pPr>
              <w:rPr>
                <w:rFonts w:ascii="Tele-GroteskNor" w:hAnsi="Tele-GroteskNor"/>
                <w:lang w:val="en-GB"/>
              </w:rPr>
            </w:pPr>
          </w:p>
        </w:tc>
      </w:tr>
    </w:tbl>
    <w:p w14:paraId="1777F1D3" w14:textId="77777777" w:rsidR="00CD4305" w:rsidRDefault="00CD4305" w:rsidP="00FD065C">
      <w:pPr>
        <w:rPr>
          <w:sz w:val="20"/>
          <w:szCs w:val="20"/>
        </w:rPr>
      </w:pPr>
    </w:p>
    <w:tbl>
      <w:tblPr>
        <w:tblStyle w:val="TableGrid"/>
        <w:tblW w:w="9918" w:type="dxa"/>
        <w:tblLayout w:type="fixed"/>
        <w:tblLook w:val="04A0" w:firstRow="1" w:lastRow="0" w:firstColumn="1" w:lastColumn="0" w:noHBand="0" w:noVBand="1"/>
      </w:tblPr>
      <w:tblGrid>
        <w:gridCol w:w="2689"/>
        <w:gridCol w:w="2267"/>
        <w:gridCol w:w="2610"/>
        <w:gridCol w:w="2352"/>
      </w:tblGrid>
      <w:tr w:rsidR="00475155" w:rsidRPr="002C49DD" w14:paraId="54F62CA9" w14:textId="77777777" w:rsidTr="13F5212B">
        <w:tc>
          <w:tcPr>
            <w:tcW w:w="9918" w:type="dxa"/>
            <w:gridSpan w:val="4"/>
            <w:shd w:val="clear" w:color="auto" w:fill="BFBFBF" w:themeFill="background1" w:themeFillShade="BF"/>
          </w:tcPr>
          <w:p w14:paraId="2F3D125C" w14:textId="158F65C1" w:rsidR="00475155" w:rsidRPr="002C49DD" w:rsidRDefault="13EC394B" w:rsidP="006B3B3B">
            <w:r w:rsidRPr="13F5212B">
              <w:rPr>
                <w:rFonts w:ascii="Tele-GroteskNor" w:hAnsi="Tele-GroteskNor"/>
                <w:b/>
                <w:bCs/>
                <w:sz w:val="24"/>
                <w:szCs w:val="24"/>
                <w:lang w:val="en-GB"/>
              </w:rPr>
              <w:t xml:space="preserve">Financial </w:t>
            </w:r>
            <w:r w:rsidR="2D17E907" w:rsidRPr="13F5212B">
              <w:rPr>
                <w:rFonts w:ascii="Tele-GroteskNor" w:hAnsi="Tele-GroteskNor"/>
                <w:b/>
                <w:bCs/>
                <w:sz w:val="24"/>
                <w:szCs w:val="24"/>
                <w:lang w:val="en-GB"/>
              </w:rPr>
              <w:t>data</w:t>
            </w:r>
          </w:p>
        </w:tc>
      </w:tr>
      <w:tr w:rsidR="00475155" w:rsidRPr="002C49DD" w14:paraId="554E50F2" w14:textId="77777777" w:rsidTr="13F5212B">
        <w:tc>
          <w:tcPr>
            <w:tcW w:w="2689" w:type="dxa"/>
            <w:shd w:val="clear" w:color="auto" w:fill="BFBFBF" w:themeFill="background1" w:themeFillShade="BF"/>
          </w:tcPr>
          <w:p w14:paraId="031C360D" w14:textId="77777777" w:rsidR="00475155" w:rsidRPr="002C49DD" w:rsidRDefault="00475155"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6C523E5A" w14:textId="77777777" w:rsidR="00475155" w:rsidRPr="002C49DD" w:rsidRDefault="00475155"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2A2EF44A" w14:textId="77777777" w:rsidR="00475155" w:rsidRPr="002C49DD" w:rsidRDefault="00475155"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665E9385" w14:textId="77777777" w:rsidR="00475155" w:rsidRPr="002C49DD" w:rsidRDefault="00475155" w:rsidP="006B3B3B">
            <w:pPr>
              <w:rPr>
                <w:rFonts w:ascii="Tele-GroteskNor" w:hAnsi="Tele-GroteskNor"/>
                <w:b/>
                <w:sz w:val="24"/>
                <w:lang w:val="en-GB"/>
              </w:rPr>
            </w:pPr>
            <w:r w:rsidRPr="002C49DD">
              <w:rPr>
                <w:rFonts w:ascii="Tele-GroteskNor" w:hAnsi="Tele-GroteskNor"/>
                <w:b/>
                <w:sz w:val="24"/>
                <w:lang w:val="en-GB"/>
              </w:rPr>
              <w:t>Reference</w:t>
            </w:r>
          </w:p>
        </w:tc>
      </w:tr>
      <w:tr w:rsidR="00475155" w:rsidRPr="005F0C03" w14:paraId="02B6DBD8" w14:textId="77777777" w:rsidTr="13F5212B">
        <w:tc>
          <w:tcPr>
            <w:tcW w:w="2689" w:type="dxa"/>
          </w:tcPr>
          <w:p w14:paraId="388448E1" w14:textId="77777777" w:rsidR="00475155" w:rsidRPr="002C49DD" w:rsidRDefault="00475155" w:rsidP="006B3B3B">
            <w:pPr>
              <w:rPr>
                <w:rFonts w:ascii="Tele-GroteskNor" w:hAnsi="Tele-GroteskNor"/>
                <w:lang w:val="en-GB"/>
              </w:rPr>
            </w:pPr>
            <w:r>
              <w:rPr>
                <w:rFonts w:ascii="Tele-GroteskNor" w:hAnsi="Tele-GroteskNor"/>
                <w:lang w:val="en-GB"/>
              </w:rPr>
              <w:t>Supplier Contracts</w:t>
            </w:r>
          </w:p>
        </w:tc>
        <w:tc>
          <w:tcPr>
            <w:tcW w:w="2267" w:type="dxa"/>
          </w:tcPr>
          <w:p w14:paraId="45ECA7F8" w14:textId="77777777" w:rsidR="00475155" w:rsidRDefault="00475155" w:rsidP="006B3B3B">
            <w:pPr>
              <w:rPr>
                <w:rFonts w:ascii="Tele-GroteskNor" w:hAnsi="Tele-GroteskNor"/>
                <w:lang w:val="en-GB"/>
              </w:rPr>
            </w:pPr>
            <w:r w:rsidRPr="51A71CBC">
              <w:rPr>
                <w:rFonts w:ascii="Tele-GroteskNor" w:hAnsi="Tele-GroteskNor"/>
                <w:lang w:val="en-GB"/>
              </w:rPr>
              <w:t>5 years after contract is terminated</w:t>
            </w:r>
          </w:p>
        </w:tc>
        <w:tc>
          <w:tcPr>
            <w:tcW w:w="2610" w:type="dxa"/>
          </w:tcPr>
          <w:p w14:paraId="22F4B2D5" w14:textId="77777777" w:rsidR="00475155" w:rsidRPr="00930F4A" w:rsidRDefault="00475155" w:rsidP="006B3B3B">
            <w:pPr>
              <w:rPr>
                <w:rFonts w:ascii="Tele-GroteskNor" w:hAnsi="Tele-GroteskNor"/>
                <w:lang w:val="en-GB"/>
              </w:rPr>
            </w:pPr>
            <w:r>
              <w:rPr>
                <w:rFonts w:ascii="Tele-GroteskNor" w:hAnsi="Tele-GroteskNor"/>
                <w:lang w:val="en-GB"/>
              </w:rPr>
              <w:t>Paper or electronic</w:t>
            </w:r>
          </w:p>
        </w:tc>
        <w:tc>
          <w:tcPr>
            <w:tcW w:w="2352" w:type="dxa"/>
          </w:tcPr>
          <w:p w14:paraId="207D51C6" w14:textId="22E1DAC6" w:rsidR="00475155" w:rsidRPr="00475155" w:rsidRDefault="3D71ED0F" w:rsidP="08780EAC">
            <w:pPr>
              <w:rPr>
                <w:rFonts w:ascii="Tele-GroteskNor" w:hAnsi="Tele-GroteskNor"/>
                <w:color w:val="auto"/>
                <w:lang w:val="en-GB"/>
              </w:rPr>
            </w:pPr>
            <w:r w:rsidRPr="08780EAC">
              <w:rPr>
                <w:rFonts w:ascii="Tele-GroteskNor" w:hAnsi="Tele-GroteskNor"/>
                <w:color w:val="auto"/>
                <w:lang w:val="en-GB"/>
              </w:rPr>
              <w:t>Article L.110-4 of the French Commercial Code</w:t>
            </w:r>
          </w:p>
        </w:tc>
      </w:tr>
      <w:tr w:rsidR="00475155" w:rsidRPr="005F0C03" w14:paraId="761E6471" w14:textId="77777777" w:rsidTr="13F5212B">
        <w:tc>
          <w:tcPr>
            <w:tcW w:w="2689" w:type="dxa"/>
          </w:tcPr>
          <w:p w14:paraId="3C1CA8D0" w14:textId="77777777" w:rsidR="00475155" w:rsidRPr="002C49DD" w:rsidRDefault="00475155" w:rsidP="006B3B3B">
            <w:pPr>
              <w:rPr>
                <w:rFonts w:ascii="Tele-GroteskNor" w:hAnsi="Tele-GroteskNor"/>
                <w:lang w:val="en-GB"/>
              </w:rPr>
            </w:pPr>
            <w:r>
              <w:rPr>
                <w:rFonts w:ascii="Tele-GroteskNor" w:hAnsi="Tele-GroteskNor"/>
                <w:lang w:val="en-GB"/>
              </w:rPr>
              <w:t>Purchase Invoices</w:t>
            </w:r>
          </w:p>
        </w:tc>
        <w:tc>
          <w:tcPr>
            <w:tcW w:w="2267" w:type="dxa"/>
          </w:tcPr>
          <w:p w14:paraId="32850803" w14:textId="77777777" w:rsidR="00475155" w:rsidRDefault="00475155" w:rsidP="006B3B3B">
            <w:pPr>
              <w:rPr>
                <w:rFonts w:ascii="Tele-GroteskNor" w:hAnsi="Tele-GroteskNor"/>
                <w:lang w:val="en-GB"/>
              </w:rPr>
            </w:pPr>
            <w:r>
              <w:rPr>
                <w:rFonts w:ascii="Tele-GroteskNor" w:hAnsi="Tele-GroteskNor"/>
                <w:lang w:val="en-GB"/>
              </w:rPr>
              <w:t>10 year</w:t>
            </w:r>
            <w:r w:rsidRPr="00C25718">
              <w:rPr>
                <w:rFonts w:ascii="Tele-GroteskNor" w:hAnsi="Tele-GroteskNor"/>
                <w:lang w:val="en-GB"/>
              </w:rPr>
              <w:t>s</w:t>
            </w:r>
          </w:p>
        </w:tc>
        <w:tc>
          <w:tcPr>
            <w:tcW w:w="2610" w:type="dxa"/>
          </w:tcPr>
          <w:p w14:paraId="34911A68" w14:textId="77777777" w:rsidR="00475155" w:rsidRPr="00930F4A" w:rsidRDefault="00475155" w:rsidP="006B3B3B">
            <w:pPr>
              <w:rPr>
                <w:rFonts w:ascii="Tele-GroteskNor" w:hAnsi="Tele-GroteskNor"/>
                <w:lang w:val="en-GB"/>
              </w:rPr>
            </w:pPr>
            <w:r>
              <w:rPr>
                <w:rFonts w:ascii="Tele-GroteskNor" w:hAnsi="Tele-GroteskNor"/>
                <w:lang w:val="en-GB"/>
              </w:rPr>
              <w:t>Paper or electronic</w:t>
            </w:r>
          </w:p>
        </w:tc>
        <w:tc>
          <w:tcPr>
            <w:tcW w:w="2352" w:type="dxa"/>
          </w:tcPr>
          <w:p w14:paraId="3DAECDEA" w14:textId="7C332FEB" w:rsidR="00475155" w:rsidRPr="00475155" w:rsidRDefault="4DEF27CB" w:rsidP="08780EAC">
            <w:pPr>
              <w:rPr>
                <w:rFonts w:ascii="Tele-GroteskNor" w:hAnsi="Tele-GroteskNor"/>
                <w:color w:val="auto"/>
                <w:lang w:val="en-GB"/>
              </w:rPr>
            </w:pPr>
            <w:r w:rsidRPr="08780EAC">
              <w:rPr>
                <w:rFonts w:ascii="Tele-GroteskNor" w:hAnsi="Tele-GroteskNor"/>
                <w:color w:val="auto"/>
                <w:lang w:val="en-GB"/>
              </w:rPr>
              <w:t>Article L.123-22 of the French Commercial Code</w:t>
            </w:r>
          </w:p>
        </w:tc>
      </w:tr>
      <w:tr w:rsidR="00475155" w:rsidRPr="002C49DD" w14:paraId="704EAC4B" w14:textId="77777777" w:rsidTr="13F5212B">
        <w:tc>
          <w:tcPr>
            <w:tcW w:w="2689" w:type="dxa"/>
          </w:tcPr>
          <w:p w14:paraId="07004C79" w14:textId="77777777" w:rsidR="00475155" w:rsidRPr="002C49DD" w:rsidRDefault="00475155" w:rsidP="006B3B3B">
            <w:pPr>
              <w:rPr>
                <w:rFonts w:ascii="Tele-GroteskNor" w:hAnsi="Tele-GroteskNor"/>
                <w:lang w:val="en-GB"/>
              </w:rPr>
            </w:pPr>
            <w:r>
              <w:rPr>
                <w:rFonts w:ascii="Tele-GroteskNor" w:hAnsi="Tele-GroteskNor"/>
                <w:lang w:val="en-GB"/>
              </w:rPr>
              <w:t>Credit cards receipt</w:t>
            </w:r>
          </w:p>
        </w:tc>
        <w:tc>
          <w:tcPr>
            <w:tcW w:w="2267" w:type="dxa"/>
          </w:tcPr>
          <w:p w14:paraId="0589AFDB" w14:textId="3D7E1F54" w:rsidR="4019E992" w:rsidRDefault="4019E992" w:rsidP="08780EAC">
            <w:pPr>
              <w:rPr>
                <w:rFonts w:ascii="Tele-GroteskNor" w:hAnsi="Tele-GroteskNor"/>
                <w:color w:val="auto"/>
                <w:lang w:val="en-GB"/>
              </w:rPr>
            </w:pPr>
            <w:r w:rsidRPr="08780EAC">
              <w:rPr>
                <w:rFonts w:ascii="Tele-GroteskNor" w:hAnsi="Tele-GroteskNor"/>
                <w:color w:val="auto"/>
                <w:lang w:val="en-GB"/>
              </w:rPr>
              <w:t>Until reception of the account statement mentioning the corresponding operation</w:t>
            </w:r>
          </w:p>
          <w:p w14:paraId="7509F833" w14:textId="77777777" w:rsidR="00475155" w:rsidRPr="00475155" w:rsidRDefault="00475155" w:rsidP="006B3B3B">
            <w:pPr>
              <w:rPr>
                <w:rFonts w:ascii="Tele-GroteskNor" w:hAnsi="Tele-GroteskNor"/>
                <w:color w:val="auto"/>
                <w:lang w:val="en-GB"/>
              </w:rPr>
            </w:pPr>
          </w:p>
          <w:p w14:paraId="1A83B098" w14:textId="506B42B0" w:rsidR="00475155" w:rsidRDefault="578E7680" w:rsidP="08780EAC">
            <w:pPr>
              <w:rPr>
                <w:rFonts w:ascii="Tele-GroteskNor" w:hAnsi="Tele-GroteskNor"/>
                <w:color w:val="auto"/>
                <w:lang w:val="en-GB"/>
              </w:rPr>
            </w:pPr>
            <w:r w:rsidRPr="08780EAC">
              <w:rPr>
                <w:rFonts w:ascii="Tele-GroteskNor" w:hAnsi="Tele-GroteskNor"/>
                <w:color w:val="auto"/>
                <w:lang w:val="en-GB"/>
              </w:rPr>
              <w:t>NB: However, we suggest keeping such elements for 5 years</w:t>
            </w:r>
          </w:p>
        </w:tc>
        <w:tc>
          <w:tcPr>
            <w:tcW w:w="2610" w:type="dxa"/>
          </w:tcPr>
          <w:p w14:paraId="491A78A2" w14:textId="77777777" w:rsidR="00475155" w:rsidRPr="00930F4A" w:rsidRDefault="00475155" w:rsidP="006B3B3B">
            <w:pPr>
              <w:rPr>
                <w:rFonts w:ascii="Tele-GroteskNor" w:hAnsi="Tele-GroteskNor"/>
                <w:lang w:val="en-GB"/>
              </w:rPr>
            </w:pPr>
            <w:r>
              <w:rPr>
                <w:rFonts w:ascii="Tele-GroteskNor" w:hAnsi="Tele-GroteskNor"/>
                <w:lang w:val="en-GB"/>
              </w:rPr>
              <w:t>Paper or electronic</w:t>
            </w:r>
          </w:p>
        </w:tc>
        <w:tc>
          <w:tcPr>
            <w:tcW w:w="2352" w:type="dxa"/>
          </w:tcPr>
          <w:p w14:paraId="1792A849" w14:textId="77777777" w:rsidR="00475155" w:rsidRPr="002C49DD" w:rsidRDefault="00475155" w:rsidP="006B3B3B">
            <w:pPr>
              <w:rPr>
                <w:rFonts w:ascii="Tele-GroteskNor" w:hAnsi="Tele-GroteskNor"/>
                <w:lang w:val="en-GB"/>
              </w:rPr>
            </w:pPr>
            <w:r>
              <w:rPr>
                <w:rFonts w:ascii="Tele-GroteskNor" w:hAnsi="Tele-GroteskNor"/>
                <w:lang w:val="en-GB"/>
              </w:rPr>
              <w:t>For Tax purposes</w:t>
            </w:r>
          </w:p>
        </w:tc>
      </w:tr>
      <w:tr w:rsidR="005B781C" w:rsidRPr="002C49DD" w14:paraId="26490A3D" w14:textId="77777777" w:rsidTr="13F5212B">
        <w:tc>
          <w:tcPr>
            <w:tcW w:w="2689" w:type="dxa"/>
          </w:tcPr>
          <w:p w14:paraId="65EE13FB" w14:textId="1191F332" w:rsidR="005B781C" w:rsidRPr="005B781C" w:rsidRDefault="005B781C" w:rsidP="005B781C">
            <w:pPr>
              <w:rPr>
                <w:rFonts w:ascii="Tele-GroteskNor" w:hAnsi="Tele-GroteskNor"/>
                <w:lang w:val="en-US"/>
              </w:rPr>
            </w:pPr>
            <w:r>
              <w:rPr>
                <w:rFonts w:ascii="Tele-GroteskNor" w:hAnsi="Tele-GroteskNor"/>
                <w:lang w:val="en-GB"/>
              </w:rPr>
              <w:t>Income Tax records and correspondence</w:t>
            </w:r>
          </w:p>
        </w:tc>
        <w:tc>
          <w:tcPr>
            <w:tcW w:w="2267" w:type="dxa"/>
          </w:tcPr>
          <w:p w14:paraId="272B8AA0" w14:textId="77777777" w:rsidR="005B781C" w:rsidRDefault="005B781C" w:rsidP="005B781C">
            <w:pPr>
              <w:rPr>
                <w:rFonts w:ascii="Tele-GroteskNor" w:hAnsi="Tele-GroteskNor"/>
                <w:lang w:val="en-GB"/>
              </w:rPr>
            </w:pPr>
            <w:r w:rsidRPr="70ECFBAB">
              <w:rPr>
                <w:rFonts w:ascii="Tele-GroteskNor" w:hAnsi="Tele-GroteskNor"/>
                <w:lang w:val="en-GB"/>
              </w:rPr>
              <w:t>6 years after the year they relate to</w:t>
            </w:r>
          </w:p>
          <w:p w14:paraId="4C71DE36" w14:textId="77777777" w:rsidR="005B781C" w:rsidRDefault="005B781C" w:rsidP="005B781C">
            <w:pPr>
              <w:rPr>
                <w:rFonts w:ascii="Tele-GroteskNor" w:hAnsi="Tele-GroteskNor"/>
                <w:lang w:val="en-GB"/>
              </w:rPr>
            </w:pPr>
          </w:p>
          <w:p w14:paraId="798172ED" w14:textId="47669F66" w:rsidR="005B781C" w:rsidRPr="005B781C" w:rsidRDefault="005B781C" w:rsidP="005B781C">
            <w:pPr>
              <w:rPr>
                <w:rFonts w:ascii="Tele-GroteskNor" w:hAnsi="Tele-GroteskNor"/>
                <w:color w:val="auto"/>
                <w:lang w:val="en-US"/>
              </w:rPr>
            </w:pPr>
            <w:r>
              <w:rPr>
                <w:rFonts w:ascii="Tele-GroteskNor" w:hAnsi="Tele-GroteskNor"/>
                <w:lang w:val="en-GB"/>
              </w:rPr>
              <w:t xml:space="preserve">NB: However, since </w:t>
            </w:r>
            <w:r w:rsidRPr="004E7947">
              <w:rPr>
                <w:rFonts w:ascii="Tele-GroteskNor" w:hAnsi="Tele-GroteskNor"/>
                <w:lang w:val="en-GB"/>
              </w:rPr>
              <w:t xml:space="preserve">the right of control of the </w:t>
            </w:r>
            <w:r>
              <w:rPr>
                <w:rFonts w:ascii="Tele-GroteskNor" w:hAnsi="Tele-GroteskNor"/>
                <w:lang w:val="en-GB"/>
              </w:rPr>
              <w:t xml:space="preserve">French tax </w:t>
            </w:r>
            <w:r w:rsidRPr="004E7947">
              <w:rPr>
                <w:rFonts w:ascii="Tele-GroteskNor" w:hAnsi="Tele-GroteskNor"/>
                <w:lang w:val="en-GB"/>
              </w:rPr>
              <w:t xml:space="preserve">administration </w:t>
            </w:r>
            <w:r>
              <w:rPr>
                <w:rFonts w:ascii="Tele-GroteskNor" w:hAnsi="Tele-GroteskNor"/>
                <w:lang w:val="en-GB"/>
              </w:rPr>
              <w:t xml:space="preserve">can </w:t>
            </w:r>
            <w:r w:rsidRPr="004E7947">
              <w:rPr>
                <w:rFonts w:ascii="Tele-GroteskNor" w:hAnsi="Tele-GroteskNor"/>
                <w:lang w:val="en-GB"/>
              </w:rPr>
              <w:t xml:space="preserve">in </w:t>
            </w:r>
            <w:r>
              <w:rPr>
                <w:rFonts w:ascii="Tele-GroteskNor" w:hAnsi="Tele-GroteskNor"/>
                <w:lang w:val="en-GB"/>
              </w:rPr>
              <w:t>specific</w:t>
            </w:r>
            <w:r w:rsidRPr="004E7947">
              <w:rPr>
                <w:rFonts w:ascii="Tele-GroteskNor" w:hAnsi="Tele-GroteskNor"/>
                <w:lang w:val="en-GB"/>
              </w:rPr>
              <w:t xml:space="preserve"> cases </w:t>
            </w:r>
            <w:r>
              <w:rPr>
                <w:rFonts w:ascii="Tele-GroteskNor" w:hAnsi="Tele-GroteskNor"/>
                <w:lang w:val="en-GB"/>
              </w:rPr>
              <w:t xml:space="preserve">be extended up </w:t>
            </w:r>
            <w:r w:rsidRPr="004E7947">
              <w:rPr>
                <w:rFonts w:ascii="Tele-GroteskNor" w:hAnsi="Tele-GroteskNor"/>
                <w:lang w:val="en-GB"/>
              </w:rPr>
              <w:t xml:space="preserve">to 10 years, we </w:t>
            </w:r>
            <w:r>
              <w:rPr>
                <w:rFonts w:ascii="Tele-GroteskNor" w:hAnsi="Tele-GroteskNor"/>
                <w:lang w:val="en-GB"/>
              </w:rPr>
              <w:t xml:space="preserve">suggest </w:t>
            </w:r>
            <w:r w:rsidRPr="004E7947">
              <w:rPr>
                <w:rFonts w:ascii="Tele-GroteskNor" w:hAnsi="Tele-GroteskNor"/>
                <w:lang w:val="en-GB"/>
              </w:rPr>
              <w:t>keep</w:t>
            </w:r>
            <w:r>
              <w:rPr>
                <w:rFonts w:ascii="Tele-GroteskNor" w:hAnsi="Tele-GroteskNor"/>
                <w:lang w:val="en-GB"/>
              </w:rPr>
              <w:t>ing</w:t>
            </w:r>
            <w:r w:rsidRPr="004E7947">
              <w:rPr>
                <w:rFonts w:ascii="Tele-GroteskNor" w:hAnsi="Tele-GroteskNor"/>
                <w:lang w:val="en-GB"/>
              </w:rPr>
              <w:t xml:space="preserve"> </w:t>
            </w:r>
            <w:r>
              <w:rPr>
                <w:rFonts w:ascii="Tele-GroteskNor" w:hAnsi="Tele-GroteskNor"/>
                <w:lang w:val="en-GB"/>
              </w:rPr>
              <w:t xml:space="preserve">such </w:t>
            </w:r>
            <w:r w:rsidRPr="004E7947">
              <w:rPr>
                <w:rFonts w:ascii="Tele-GroteskNor" w:hAnsi="Tele-GroteskNor"/>
                <w:lang w:val="en-GB"/>
              </w:rPr>
              <w:t>elements for 10 years</w:t>
            </w:r>
          </w:p>
        </w:tc>
        <w:tc>
          <w:tcPr>
            <w:tcW w:w="2610" w:type="dxa"/>
          </w:tcPr>
          <w:p w14:paraId="7622D9C4" w14:textId="46FDE778" w:rsidR="005B781C" w:rsidRDefault="005B781C" w:rsidP="005B781C">
            <w:pPr>
              <w:rPr>
                <w:rFonts w:ascii="Tele-GroteskNor" w:hAnsi="Tele-GroteskNor"/>
              </w:rPr>
            </w:pPr>
            <w:r>
              <w:rPr>
                <w:rFonts w:ascii="Tele-GroteskNor" w:hAnsi="Tele-GroteskNor"/>
                <w:lang w:val="en-GB"/>
              </w:rPr>
              <w:t>Paper or electronic</w:t>
            </w:r>
          </w:p>
        </w:tc>
        <w:tc>
          <w:tcPr>
            <w:tcW w:w="2352" w:type="dxa"/>
          </w:tcPr>
          <w:p w14:paraId="32093528" w14:textId="15A5B126" w:rsidR="005B781C" w:rsidRPr="005B781C" w:rsidRDefault="005B781C" w:rsidP="005B781C">
            <w:pPr>
              <w:rPr>
                <w:rFonts w:ascii="Tele-GroteskNor" w:hAnsi="Tele-GroteskNor"/>
                <w:lang w:val="en-US"/>
              </w:rPr>
            </w:pPr>
            <w:r w:rsidRPr="08780EAC">
              <w:rPr>
                <w:rFonts w:ascii="Tele-GroteskNor" w:hAnsi="Tele-GroteskNor"/>
                <w:color w:val="auto"/>
                <w:lang w:val="en-GB"/>
              </w:rPr>
              <w:t>Article L.102B of the French Book of Fiscal Procedures</w:t>
            </w:r>
          </w:p>
        </w:tc>
      </w:tr>
      <w:tr w:rsidR="00265A5F" w:rsidRPr="002C49DD" w14:paraId="7CC47571" w14:textId="77777777" w:rsidTr="13F5212B">
        <w:tc>
          <w:tcPr>
            <w:tcW w:w="2689" w:type="dxa"/>
          </w:tcPr>
          <w:p w14:paraId="3360D856" w14:textId="4C4AE122" w:rsidR="00265A5F" w:rsidRDefault="00265A5F" w:rsidP="00265A5F">
            <w:pPr>
              <w:rPr>
                <w:rFonts w:ascii="Tele-GroteskNor" w:hAnsi="Tele-GroteskNor"/>
                <w:lang w:val="en-GB"/>
              </w:rPr>
            </w:pPr>
            <w:r w:rsidRPr="70ECFBAB">
              <w:rPr>
                <w:rFonts w:ascii="Tele-GroteskNor" w:hAnsi="Tele-GroteskNor"/>
                <w:lang w:val="en-GB"/>
              </w:rPr>
              <w:t xml:space="preserve">Wage and salary records </w:t>
            </w:r>
          </w:p>
          <w:p w14:paraId="2849C5F2" w14:textId="381916FC" w:rsidR="00265A5F" w:rsidRPr="00265A5F" w:rsidRDefault="00265A5F" w:rsidP="00265A5F">
            <w:pPr>
              <w:rPr>
                <w:rFonts w:ascii="Tele-GroteskNor" w:hAnsi="Tele-GroteskNor"/>
                <w:lang w:val="en-US"/>
              </w:rPr>
            </w:pPr>
            <w:r>
              <w:rPr>
                <w:rFonts w:ascii="Tele-GroteskNor" w:hAnsi="Tele-GroteskNor"/>
                <w:lang w:val="en-GB"/>
              </w:rPr>
              <w:t>(expenses)</w:t>
            </w:r>
          </w:p>
        </w:tc>
        <w:tc>
          <w:tcPr>
            <w:tcW w:w="2267" w:type="dxa"/>
          </w:tcPr>
          <w:p w14:paraId="41D9F0BE" w14:textId="77777777" w:rsidR="00265A5F" w:rsidRDefault="00265A5F" w:rsidP="00265A5F">
            <w:pPr>
              <w:rPr>
                <w:rFonts w:ascii="Tele-GroteskNor" w:hAnsi="Tele-GroteskNor"/>
                <w:lang w:val="en-GB"/>
              </w:rPr>
            </w:pPr>
            <w:r w:rsidRPr="70ECFBAB">
              <w:rPr>
                <w:rFonts w:ascii="Tele-GroteskNor" w:hAnsi="Tele-GroteskNor"/>
                <w:lang w:val="en-GB"/>
              </w:rPr>
              <w:t xml:space="preserve">5 years </w:t>
            </w:r>
            <w:r>
              <w:rPr>
                <w:rFonts w:ascii="Tele-GroteskNor" w:hAnsi="Tele-GroteskNor"/>
                <w:lang w:val="en-GB"/>
              </w:rPr>
              <w:t>from issuance</w:t>
            </w:r>
          </w:p>
          <w:p w14:paraId="60F58E06" w14:textId="77777777" w:rsidR="00265A5F" w:rsidRDefault="00265A5F" w:rsidP="00265A5F">
            <w:pPr>
              <w:rPr>
                <w:rFonts w:ascii="Tele-GroteskNor" w:hAnsi="Tele-GroteskNor"/>
                <w:lang w:val="en-GB"/>
              </w:rPr>
            </w:pPr>
          </w:p>
          <w:p w14:paraId="475676B0" w14:textId="77777777" w:rsidR="00265A5F" w:rsidRDefault="00265A5F" w:rsidP="00265A5F">
            <w:pPr>
              <w:rPr>
                <w:rFonts w:ascii="Tele-GroteskNor" w:hAnsi="Tele-GroteskNor"/>
                <w:lang w:val="en-GB"/>
              </w:rPr>
            </w:pPr>
          </w:p>
          <w:p w14:paraId="5B14171A" w14:textId="77777777" w:rsidR="00265A5F" w:rsidRDefault="00265A5F" w:rsidP="00265A5F">
            <w:pPr>
              <w:rPr>
                <w:rFonts w:ascii="Tele-GroteskNor" w:hAnsi="Tele-GroteskNor"/>
                <w:lang w:val="en-GB"/>
              </w:rPr>
            </w:pPr>
          </w:p>
          <w:p w14:paraId="313BA5EA" w14:textId="2CC72021" w:rsidR="00265A5F" w:rsidRPr="00265A5F" w:rsidRDefault="00265A5F" w:rsidP="00265A5F">
            <w:pPr>
              <w:rPr>
                <w:rFonts w:ascii="Tele-GroteskNor" w:hAnsi="Tele-GroteskNor"/>
                <w:lang w:val="en-US"/>
              </w:rPr>
            </w:pPr>
            <w:r>
              <w:rPr>
                <w:rFonts w:ascii="Tele-GroteskNor" w:hAnsi="Tele-GroteskNor"/>
                <w:lang w:val="en-GB"/>
              </w:rPr>
              <w:t>50 years or until the employee has reached the age of 75 years</w:t>
            </w:r>
          </w:p>
        </w:tc>
        <w:tc>
          <w:tcPr>
            <w:tcW w:w="2610" w:type="dxa"/>
          </w:tcPr>
          <w:p w14:paraId="6E286A1A" w14:textId="77777777" w:rsidR="00265A5F" w:rsidRDefault="00265A5F" w:rsidP="00265A5F">
            <w:pPr>
              <w:rPr>
                <w:rFonts w:ascii="Tele-GroteskNor" w:hAnsi="Tele-GroteskNor"/>
                <w:lang w:val="en-GB"/>
              </w:rPr>
            </w:pPr>
            <w:r>
              <w:rPr>
                <w:rFonts w:ascii="Tele-GroteskNor" w:hAnsi="Tele-GroteskNor"/>
                <w:lang w:val="en-GB"/>
              </w:rPr>
              <w:t>Paper</w:t>
            </w:r>
          </w:p>
          <w:p w14:paraId="1F7B58AA" w14:textId="77777777" w:rsidR="00265A5F" w:rsidRDefault="00265A5F" w:rsidP="00265A5F">
            <w:pPr>
              <w:rPr>
                <w:rFonts w:ascii="Tele-GroteskNor" w:hAnsi="Tele-GroteskNor"/>
                <w:lang w:val="en-GB"/>
              </w:rPr>
            </w:pPr>
          </w:p>
          <w:p w14:paraId="5A0536EA" w14:textId="77777777" w:rsidR="00265A5F" w:rsidRDefault="00265A5F" w:rsidP="00265A5F">
            <w:pPr>
              <w:rPr>
                <w:rFonts w:ascii="Tele-GroteskNor" w:hAnsi="Tele-GroteskNor"/>
                <w:lang w:val="en-GB"/>
              </w:rPr>
            </w:pPr>
            <w:r>
              <w:rPr>
                <w:rFonts w:ascii="Tele-GroteskNor" w:hAnsi="Tele-GroteskNor"/>
                <w:lang w:val="en-GB"/>
              </w:rPr>
              <w:t>and</w:t>
            </w:r>
          </w:p>
          <w:p w14:paraId="1518A1F3" w14:textId="77777777" w:rsidR="00265A5F" w:rsidRDefault="00265A5F" w:rsidP="00265A5F">
            <w:pPr>
              <w:rPr>
                <w:rFonts w:ascii="Tele-GroteskNor" w:hAnsi="Tele-GroteskNor"/>
                <w:lang w:val="en-GB"/>
              </w:rPr>
            </w:pPr>
          </w:p>
          <w:p w14:paraId="5858C30B" w14:textId="6D09B32D" w:rsidR="00265A5F" w:rsidRDefault="00265A5F" w:rsidP="00265A5F">
            <w:pPr>
              <w:rPr>
                <w:rFonts w:ascii="Tele-GroteskNor" w:hAnsi="Tele-GroteskNor"/>
              </w:rPr>
            </w:pPr>
            <w:r>
              <w:rPr>
                <w:rFonts w:ascii="Tele-GroteskNor" w:hAnsi="Tele-GroteskNor"/>
                <w:lang w:val="en-GB"/>
              </w:rPr>
              <w:t>electronic</w:t>
            </w:r>
          </w:p>
        </w:tc>
        <w:tc>
          <w:tcPr>
            <w:tcW w:w="2352" w:type="dxa"/>
          </w:tcPr>
          <w:p w14:paraId="282BC5A0" w14:textId="77777777" w:rsidR="00265A5F" w:rsidRPr="00CD4305" w:rsidRDefault="00265A5F" w:rsidP="00265A5F">
            <w:pPr>
              <w:rPr>
                <w:rFonts w:ascii="Tele-GroteskNor" w:hAnsi="Tele-GroteskNor"/>
                <w:color w:val="auto"/>
                <w:lang w:val="en-GB"/>
              </w:rPr>
            </w:pPr>
            <w:r w:rsidRPr="08780EAC">
              <w:rPr>
                <w:rFonts w:ascii="Tele-GroteskNor" w:hAnsi="Tele-GroteskNor"/>
                <w:color w:val="auto"/>
                <w:lang w:val="en-GB"/>
              </w:rPr>
              <w:t xml:space="preserve">Article L.3243-4 of the French Labour Code </w:t>
            </w:r>
          </w:p>
          <w:p w14:paraId="324963C4" w14:textId="77777777" w:rsidR="00265A5F" w:rsidRPr="00CD4305" w:rsidRDefault="00265A5F" w:rsidP="00265A5F">
            <w:pPr>
              <w:rPr>
                <w:rFonts w:ascii="Tele-GroteskNor" w:hAnsi="Tele-GroteskNor"/>
                <w:color w:val="auto"/>
                <w:lang w:val="en-GB"/>
              </w:rPr>
            </w:pPr>
          </w:p>
          <w:p w14:paraId="603F704F" w14:textId="44852B79" w:rsidR="00265A5F" w:rsidRPr="00265A5F" w:rsidRDefault="00265A5F" w:rsidP="00265A5F">
            <w:pPr>
              <w:rPr>
                <w:rFonts w:ascii="Tele-GroteskNor" w:hAnsi="Tele-GroteskNor"/>
                <w:color w:val="auto"/>
                <w:lang w:val="en-US"/>
              </w:rPr>
            </w:pPr>
            <w:r w:rsidRPr="08780EAC">
              <w:rPr>
                <w:rFonts w:ascii="Tele-GroteskNor" w:hAnsi="Tele-GroteskNor"/>
                <w:color w:val="auto"/>
                <w:lang w:val="en-GB"/>
              </w:rPr>
              <w:t>Article D.3243-8 of the Labour Code</w:t>
            </w:r>
          </w:p>
        </w:tc>
      </w:tr>
    </w:tbl>
    <w:p w14:paraId="0EFD9702" w14:textId="77777777" w:rsidR="00380BDE" w:rsidRDefault="00380BDE" w:rsidP="00FD065C">
      <w:pPr>
        <w:rPr>
          <w:sz w:val="20"/>
          <w:szCs w:val="20"/>
        </w:rPr>
      </w:pPr>
    </w:p>
    <w:tbl>
      <w:tblPr>
        <w:tblStyle w:val="TableGrid"/>
        <w:tblW w:w="9918" w:type="dxa"/>
        <w:tblLayout w:type="fixed"/>
        <w:tblLook w:val="04A0" w:firstRow="1" w:lastRow="0" w:firstColumn="1" w:lastColumn="0" w:noHBand="0" w:noVBand="1"/>
      </w:tblPr>
      <w:tblGrid>
        <w:gridCol w:w="2689"/>
        <w:gridCol w:w="2267"/>
        <w:gridCol w:w="2610"/>
        <w:gridCol w:w="2352"/>
      </w:tblGrid>
      <w:tr w:rsidR="00380BDE" w:rsidRPr="002C49DD" w14:paraId="65E9AF94" w14:textId="77777777" w:rsidTr="08780EAC">
        <w:tc>
          <w:tcPr>
            <w:tcW w:w="9918" w:type="dxa"/>
            <w:gridSpan w:val="4"/>
            <w:shd w:val="clear" w:color="auto" w:fill="BFBFBF" w:themeFill="background1" w:themeFillShade="BF"/>
          </w:tcPr>
          <w:p w14:paraId="04BD1C0C" w14:textId="74DD389F" w:rsidR="00380BDE" w:rsidRPr="002C49DD" w:rsidRDefault="002B232E" w:rsidP="006B3B3B">
            <w:pPr>
              <w:rPr>
                <w:rFonts w:ascii="Tele-GroteskNor" w:hAnsi="Tele-GroteskNor"/>
                <w:b/>
                <w:sz w:val="24"/>
                <w:lang w:val="en-GB"/>
              </w:rPr>
            </w:pPr>
            <w:r>
              <w:rPr>
                <w:rFonts w:ascii="Tele-GroteskNor" w:hAnsi="Tele-GroteskNor"/>
                <w:b/>
                <w:sz w:val="24"/>
                <w:lang w:val="en-GB"/>
              </w:rPr>
              <w:t>Guest</w:t>
            </w:r>
            <w:r w:rsidR="00380BDE">
              <w:rPr>
                <w:rFonts w:ascii="Tele-GroteskNor" w:hAnsi="Tele-GroteskNor"/>
                <w:b/>
                <w:sz w:val="24"/>
                <w:lang w:val="en-GB"/>
              </w:rPr>
              <w:t xml:space="preserve"> </w:t>
            </w:r>
            <w:r>
              <w:rPr>
                <w:rFonts w:ascii="Tele-GroteskNor" w:hAnsi="Tele-GroteskNor"/>
                <w:b/>
                <w:sz w:val="24"/>
                <w:lang w:val="en-GB"/>
              </w:rPr>
              <w:t>d</w:t>
            </w:r>
            <w:r w:rsidR="00380BDE">
              <w:rPr>
                <w:rFonts w:ascii="Tele-GroteskNor" w:hAnsi="Tele-GroteskNor"/>
                <w:b/>
                <w:sz w:val="24"/>
                <w:lang w:val="en-GB"/>
              </w:rPr>
              <w:t>ata</w:t>
            </w:r>
          </w:p>
        </w:tc>
      </w:tr>
      <w:tr w:rsidR="00380BDE" w:rsidRPr="002C49DD" w14:paraId="164E4372" w14:textId="77777777" w:rsidTr="08780EAC">
        <w:tc>
          <w:tcPr>
            <w:tcW w:w="2689" w:type="dxa"/>
            <w:shd w:val="clear" w:color="auto" w:fill="BFBFBF" w:themeFill="background1" w:themeFillShade="BF"/>
          </w:tcPr>
          <w:p w14:paraId="5101BBF2" w14:textId="77777777" w:rsidR="00380BDE" w:rsidRPr="002C49DD" w:rsidRDefault="00380BDE"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4A94246E" w14:textId="77777777" w:rsidR="00380BDE" w:rsidRPr="002C49DD" w:rsidRDefault="00380BDE"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304670EB" w14:textId="77777777" w:rsidR="00380BDE" w:rsidRPr="002C49DD" w:rsidRDefault="00380BDE"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1966C2DC" w14:textId="77777777" w:rsidR="00380BDE" w:rsidRPr="002C49DD" w:rsidRDefault="00380BDE" w:rsidP="006B3B3B">
            <w:pPr>
              <w:rPr>
                <w:rFonts w:ascii="Tele-GroteskNor" w:hAnsi="Tele-GroteskNor"/>
                <w:b/>
                <w:sz w:val="24"/>
                <w:lang w:val="en-GB"/>
              </w:rPr>
            </w:pPr>
            <w:r w:rsidRPr="002C49DD">
              <w:rPr>
                <w:rFonts w:ascii="Tele-GroteskNor" w:hAnsi="Tele-GroteskNor"/>
                <w:b/>
                <w:sz w:val="24"/>
                <w:lang w:val="en-GB"/>
              </w:rPr>
              <w:t>Reference</w:t>
            </w:r>
          </w:p>
        </w:tc>
      </w:tr>
      <w:tr w:rsidR="00380BDE" w:rsidRPr="005F0C03" w14:paraId="20AE49EB" w14:textId="77777777" w:rsidTr="08780EAC">
        <w:tc>
          <w:tcPr>
            <w:tcW w:w="2689" w:type="dxa"/>
          </w:tcPr>
          <w:p w14:paraId="537E37DE" w14:textId="77777777" w:rsidR="00380BDE" w:rsidRPr="002C49DD" w:rsidRDefault="00380BDE" w:rsidP="006B3B3B">
            <w:pPr>
              <w:rPr>
                <w:rFonts w:ascii="Tele-GroteskNor" w:hAnsi="Tele-GroteskNor"/>
                <w:lang w:val="en-GB"/>
              </w:rPr>
            </w:pPr>
            <w:r>
              <w:rPr>
                <w:rFonts w:ascii="Tele-GroteskNor" w:hAnsi="Tele-GroteskNor"/>
                <w:lang w:val="en-GB"/>
              </w:rPr>
              <w:t>Registration Cards</w:t>
            </w:r>
          </w:p>
        </w:tc>
        <w:tc>
          <w:tcPr>
            <w:tcW w:w="2267" w:type="dxa"/>
          </w:tcPr>
          <w:p w14:paraId="2C32161E" w14:textId="77777777" w:rsidR="00380BDE" w:rsidRPr="001712AC" w:rsidRDefault="00380BDE" w:rsidP="006B3B3B">
            <w:pPr>
              <w:rPr>
                <w:rFonts w:ascii="Tele-GroteskNor" w:hAnsi="Tele-GroteskNor"/>
                <w:lang w:val="en-GB"/>
              </w:rPr>
            </w:pPr>
            <w:r>
              <w:rPr>
                <w:rFonts w:ascii="Tele-GroteskNor" w:hAnsi="Tele-GroteskNor"/>
              </w:rPr>
              <w:t xml:space="preserve">6 </w:t>
            </w:r>
            <w:proofErr w:type="spellStart"/>
            <w:r>
              <w:rPr>
                <w:rFonts w:ascii="Tele-GroteskNor" w:hAnsi="Tele-GroteskNor"/>
              </w:rPr>
              <w:t>months</w:t>
            </w:r>
            <w:proofErr w:type="spellEnd"/>
          </w:p>
        </w:tc>
        <w:tc>
          <w:tcPr>
            <w:tcW w:w="2610" w:type="dxa"/>
          </w:tcPr>
          <w:p w14:paraId="188747E8" w14:textId="77777777" w:rsidR="00380BDE" w:rsidRPr="00930F4A" w:rsidRDefault="00380BDE" w:rsidP="006B3B3B">
            <w:pPr>
              <w:rPr>
                <w:rFonts w:ascii="Tele-GroteskNor" w:hAnsi="Tele-GroteskNor"/>
                <w:lang w:val="en-GB"/>
              </w:rPr>
            </w:pPr>
            <w:r>
              <w:rPr>
                <w:rFonts w:ascii="Tele-GroteskNor" w:hAnsi="Tele-GroteskNor"/>
                <w:lang w:val="en-GB"/>
              </w:rPr>
              <w:t>Paper or electronic</w:t>
            </w:r>
          </w:p>
        </w:tc>
        <w:tc>
          <w:tcPr>
            <w:tcW w:w="2352" w:type="dxa"/>
          </w:tcPr>
          <w:p w14:paraId="18DE3BF1" w14:textId="1DE03F36" w:rsidR="00380BDE" w:rsidRPr="00380BDE" w:rsidRDefault="085FCCE7" w:rsidP="08780EAC">
            <w:pPr>
              <w:rPr>
                <w:rFonts w:ascii="Tele-GroteskNor" w:hAnsi="Tele-GroteskNor"/>
                <w:color w:val="auto"/>
                <w:lang w:val="en-US"/>
              </w:rPr>
            </w:pPr>
            <w:r w:rsidRPr="08780EAC">
              <w:rPr>
                <w:rFonts w:ascii="Tele-GroteskNor" w:hAnsi="Tele-GroteskNor"/>
                <w:color w:val="auto"/>
                <w:lang w:val="en-US"/>
              </w:rPr>
              <w:t>Article R.814-3 of the French Code of Entry and Stay of Aliens and of the Right of Asylum</w:t>
            </w:r>
          </w:p>
        </w:tc>
      </w:tr>
      <w:tr w:rsidR="00380BDE" w:rsidRPr="005F0C03" w14:paraId="362EDF23" w14:textId="77777777" w:rsidTr="08780EAC">
        <w:tc>
          <w:tcPr>
            <w:tcW w:w="2689" w:type="dxa"/>
          </w:tcPr>
          <w:p w14:paraId="59568D24" w14:textId="77777777" w:rsidR="00380BDE" w:rsidRPr="002C49DD" w:rsidRDefault="00380BDE" w:rsidP="006B3B3B">
            <w:pPr>
              <w:rPr>
                <w:rFonts w:ascii="Tele-GroteskNor" w:hAnsi="Tele-GroteskNor"/>
                <w:lang w:val="en-GB"/>
              </w:rPr>
            </w:pPr>
            <w:r>
              <w:rPr>
                <w:rFonts w:ascii="Tele-GroteskNor" w:hAnsi="Tele-GroteskNor"/>
                <w:lang w:val="en-GB"/>
              </w:rPr>
              <w:lastRenderedPageBreak/>
              <w:t>Sales Invoices</w:t>
            </w:r>
          </w:p>
        </w:tc>
        <w:tc>
          <w:tcPr>
            <w:tcW w:w="2267" w:type="dxa"/>
          </w:tcPr>
          <w:p w14:paraId="687196EF" w14:textId="77777777" w:rsidR="00380BDE" w:rsidRPr="001712AC" w:rsidRDefault="00380BDE" w:rsidP="006B3B3B">
            <w:pPr>
              <w:rPr>
                <w:rFonts w:ascii="Tele-GroteskNor" w:hAnsi="Tele-GroteskNor"/>
                <w:lang w:val="en-GB"/>
              </w:rPr>
            </w:pPr>
            <w:r w:rsidRPr="001712AC">
              <w:rPr>
                <w:rFonts w:ascii="Tele-GroteskNor" w:hAnsi="Tele-GroteskNor"/>
                <w:lang w:val="en-GB"/>
              </w:rPr>
              <w:t>10</w:t>
            </w:r>
            <w:r w:rsidRPr="001712AC">
              <w:rPr>
                <w:rFonts w:ascii="Tele-GroteskNor" w:hAnsi="Tele-GroteskNor"/>
              </w:rPr>
              <w:t xml:space="preserve"> </w:t>
            </w:r>
            <w:proofErr w:type="spellStart"/>
            <w:r w:rsidRPr="001712AC">
              <w:rPr>
                <w:rFonts w:ascii="Tele-GroteskNor" w:hAnsi="Tele-GroteskNor"/>
              </w:rPr>
              <w:t>years</w:t>
            </w:r>
            <w:proofErr w:type="spellEnd"/>
          </w:p>
        </w:tc>
        <w:tc>
          <w:tcPr>
            <w:tcW w:w="2610" w:type="dxa"/>
          </w:tcPr>
          <w:p w14:paraId="68B84E80" w14:textId="77777777" w:rsidR="00380BDE" w:rsidRPr="00930F4A" w:rsidRDefault="00380BDE" w:rsidP="006B3B3B">
            <w:pPr>
              <w:rPr>
                <w:rFonts w:ascii="Tele-GroteskNor" w:hAnsi="Tele-GroteskNor"/>
                <w:lang w:val="en-GB"/>
              </w:rPr>
            </w:pPr>
            <w:r>
              <w:rPr>
                <w:rFonts w:ascii="Tele-GroteskNor" w:hAnsi="Tele-GroteskNor"/>
                <w:lang w:val="en-GB"/>
              </w:rPr>
              <w:t>Paper or electronic</w:t>
            </w:r>
          </w:p>
        </w:tc>
        <w:tc>
          <w:tcPr>
            <w:tcW w:w="2352" w:type="dxa"/>
          </w:tcPr>
          <w:p w14:paraId="01A87220" w14:textId="462065CB" w:rsidR="00380BDE" w:rsidRPr="00380BDE" w:rsidRDefault="3229D026" w:rsidP="08780EAC">
            <w:pPr>
              <w:rPr>
                <w:rFonts w:ascii="Tele-GroteskNor" w:hAnsi="Tele-GroteskNor"/>
                <w:color w:val="auto"/>
                <w:lang w:val="en-GB"/>
              </w:rPr>
            </w:pPr>
            <w:r w:rsidRPr="08780EAC">
              <w:rPr>
                <w:rFonts w:ascii="Tele-GroteskNor" w:hAnsi="Tele-GroteskNor"/>
                <w:color w:val="auto"/>
                <w:lang w:val="en-GB"/>
              </w:rPr>
              <w:t>Article L.123-22 of the French Commercial Code</w:t>
            </w:r>
          </w:p>
        </w:tc>
      </w:tr>
      <w:tr w:rsidR="00380BDE" w:rsidRPr="002C49DD" w14:paraId="6AA7CEB2" w14:textId="77777777" w:rsidTr="08780EAC">
        <w:tc>
          <w:tcPr>
            <w:tcW w:w="2689" w:type="dxa"/>
          </w:tcPr>
          <w:p w14:paraId="3F330D52" w14:textId="77777777" w:rsidR="00380BDE" w:rsidRPr="002C49DD" w:rsidRDefault="00380BDE" w:rsidP="006B3B3B">
            <w:pPr>
              <w:rPr>
                <w:rFonts w:ascii="Tele-GroteskNor" w:hAnsi="Tele-GroteskNor"/>
                <w:lang w:val="en-GB"/>
              </w:rPr>
            </w:pPr>
            <w:r>
              <w:rPr>
                <w:rFonts w:ascii="Tele-GroteskNor" w:hAnsi="Tele-GroteskNor"/>
                <w:lang w:val="en-GB"/>
              </w:rPr>
              <w:t>Credit cards receipt</w:t>
            </w:r>
          </w:p>
        </w:tc>
        <w:tc>
          <w:tcPr>
            <w:tcW w:w="2267" w:type="dxa"/>
          </w:tcPr>
          <w:p w14:paraId="2492CC4C" w14:textId="77777777" w:rsidR="00380BDE" w:rsidRPr="001712AC" w:rsidRDefault="00380BDE" w:rsidP="006B3B3B">
            <w:pPr>
              <w:rPr>
                <w:rFonts w:ascii="Tele-GroteskNor" w:hAnsi="Tele-GroteskNor"/>
                <w:lang w:val="en-GB"/>
              </w:rPr>
            </w:pPr>
            <w:r w:rsidRPr="00380BDE">
              <w:rPr>
                <w:rFonts w:ascii="Tele-GroteskNor" w:hAnsi="Tele-GroteskNor"/>
                <w:lang w:val="en-US"/>
              </w:rPr>
              <w:t>See above under § “Financial records”</w:t>
            </w:r>
          </w:p>
        </w:tc>
        <w:tc>
          <w:tcPr>
            <w:tcW w:w="2610" w:type="dxa"/>
          </w:tcPr>
          <w:p w14:paraId="2EB43A5B" w14:textId="77777777" w:rsidR="00380BDE" w:rsidRPr="00930F4A" w:rsidRDefault="00380BDE" w:rsidP="006B3B3B">
            <w:pPr>
              <w:rPr>
                <w:rFonts w:ascii="Tele-GroteskNor" w:hAnsi="Tele-GroteskNor"/>
                <w:lang w:val="en-GB"/>
              </w:rPr>
            </w:pPr>
            <w:r>
              <w:rPr>
                <w:rFonts w:ascii="Tele-GroteskNor" w:hAnsi="Tele-GroteskNor"/>
                <w:lang w:val="en-GB"/>
              </w:rPr>
              <w:t>Paper or electronic</w:t>
            </w:r>
          </w:p>
        </w:tc>
        <w:tc>
          <w:tcPr>
            <w:tcW w:w="2352" w:type="dxa"/>
          </w:tcPr>
          <w:p w14:paraId="532F781E" w14:textId="77777777" w:rsidR="00380BDE" w:rsidRDefault="00380BDE" w:rsidP="006B3B3B">
            <w:pPr>
              <w:rPr>
                <w:rFonts w:ascii="Tele-GroteskNor" w:hAnsi="Tele-GroteskNor"/>
                <w:lang w:val="en-GB"/>
              </w:rPr>
            </w:pPr>
            <w:r>
              <w:rPr>
                <w:rFonts w:ascii="Tele-GroteskNor" w:hAnsi="Tele-GroteskNor"/>
                <w:lang w:val="en-GB"/>
              </w:rPr>
              <w:t>For Tax purposes</w:t>
            </w:r>
          </w:p>
          <w:p w14:paraId="5F20068A" w14:textId="77777777" w:rsidR="00380BDE" w:rsidRPr="002C49DD" w:rsidRDefault="00380BDE" w:rsidP="006B3B3B">
            <w:pPr>
              <w:rPr>
                <w:rFonts w:ascii="Tele-GroteskNor" w:hAnsi="Tele-GroteskNor"/>
                <w:lang w:val="en-GB"/>
              </w:rPr>
            </w:pPr>
          </w:p>
        </w:tc>
      </w:tr>
      <w:tr w:rsidR="00380BDE" w:rsidRPr="002C49DD" w14:paraId="555F95B1" w14:textId="77777777" w:rsidTr="08780EAC">
        <w:tc>
          <w:tcPr>
            <w:tcW w:w="2689" w:type="dxa"/>
          </w:tcPr>
          <w:p w14:paraId="42B17874" w14:textId="77777777" w:rsidR="00380BDE" w:rsidRDefault="00380BDE" w:rsidP="006B3B3B">
            <w:pPr>
              <w:rPr>
                <w:rFonts w:ascii="Tele-GroteskNor" w:hAnsi="Tele-GroteskNor"/>
                <w:lang w:val="en-GB"/>
              </w:rPr>
            </w:pPr>
            <w:r>
              <w:rPr>
                <w:rFonts w:ascii="Tele-GroteskNor" w:hAnsi="Tele-GroteskNor"/>
                <w:lang w:val="en-GB"/>
              </w:rPr>
              <w:t xml:space="preserve">Photos with consent </w:t>
            </w:r>
          </w:p>
          <w:p w14:paraId="2D66C24C" w14:textId="77777777" w:rsidR="00380BDE" w:rsidRPr="002C49DD" w:rsidRDefault="00380BDE" w:rsidP="006B3B3B">
            <w:pPr>
              <w:rPr>
                <w:rFonts w:ascii="Tele-GroteskNor" w:hAnsi="Tele-GroteskNor"/>
                <w:lang w:val="en-GB"/>
              </w:rPr>
            </w:pPr>
          </w:p>
        </w:tc>
        <w:tc>
          <w:tcPr>
            <w:tcW w:w="2267" w:type="dxa"/>
          </w:tcPr>
          <w:p w14:paraId="5A38B460" w14:textId="77777777" w:rsidR="00380BDE" w:rsidRPr="00B31028" w:rsidRDefault="00380BDE" w:rsidP="006B3B3B">
            <w:pPr>
              <w:rPr>
                <w:rFonts w:ascii="Tele-GroteskNor" w:hAnsi="Tele-GroteskNor"/>
              </w:rPr>
            </w:pPr>
            <w:r w:rsidRPr="00B31028">
              <w:rPr>
                <w:rFonts w:ascii="Tele-GroteskNor" w:hAnsi="Tele-GroteskNor"/>
              </w:rPr>
              <w:t xml:space="preserve">The </w:t>
            </w:r>
            <w:proofErr w:type="spellStart"/>
            <w:r w:rsidRPr="00B31028">
              <w:rPr>
                <w:rFonts w:ascii="Tele-GroteskNor" w:hAnsi="Tele-GroteskNor"/>
              </w:rPr>
              <w:t>earlier</w:t>
            </w:r>
            <w:proofErr w:type="spellEnd"/>
            <w:r w:rsidRPr="00B31028">
              <w:rPr>
                <w:rFonts w:ascii="Tele-GroteskNor" w:hAnsi="Tele-GroteskNor"/>
              </w:rPr>
              <w:t xml:space="preserve"> of:</w:t>
            </w:r>
          </w:p>
          <w:p w14:paraId="4C6CADC0" w14:textId="77777777" w:rsidR="00380BDE" w:rsidRPr="001712AC" w:rsidRDefault="00380BDE" w:rsidP="00380BDE">
            <w:pPr>
              <w:pStyle w:val="ListParagraph"/>
              <w:numPr>
                <w:ilvl w:val="0"/>
                <w:numId w:val="9"/>
              </w:numPr>
              <w:spacing w:after="0" w:line="240" w:lineRule="auto"/>
              <w:rPr>
                <w:rFonts w:ascii="Tele-GroteskNor" w:hAnsi="Tele-GroteskNor"/>
                <w:lang w:val="en-GB"/>
              </w:rPr>
            </w:pPr>
            <w:proofErr w:type="spellStart"/>
            <w:r w:rsidRPr="001712AC">
              <w:rPr>
                <w:rFonts w:ascii="Tele-GroteskNor" w:hAnsi="Tele-GroteskNor"/>
                <w:sz w:val="22"/>
                <w:szCs w:val="22"/>
                <w:lang w:val="nl-NL"/>
              </w:rPr>
              <w:t>Request</w:t>
            </w:r>
            <w:proofErr w:type="spellEnd"/>
            <w:r w:rsidRPr="001712AC">
              <w:rPr>
                <w:rFonts w:ascii="Tele-GroteskNor" w:hAnsi="Tele-GroteskNor"/>
                <w:sz w:val="22"/>
                <w:szCs w:val="22"/>
                <w:lang w:val="nl-NL"/>
              </w:rPr>
              <w:t xml:space="preserve"> </w:t>
            </w:r>
            <w:proofErr w:type="spellStart"/>
            <w:r w:rsidRPr="001712AC">
              <w:rPr>
                <w:rFonts w:ascii="Tele-GroteskNor" w:hAnsi="Tele-GroteskNor"/>
                <w:sz w:val="22"/>
                <w:szCs w:val="22"/>
                <w:lang w:val="nl-NL"/>
              </w:rPr>
              <w:t>from</w:t>
            </w:r>
            <w:proofErr w:type="spellEnd"/>
            <w:r w:rsidRPr="001712AC">
              <w:rPr>
                <w:rFonts w:ascii="Tele-GroteskNor" w:hAnsi="Tele-GroteskNor"/>
                <w:sz w:val="22"/>
                <w:szCs w:val="22"/>
                <w:lang w:val="nl-NL"/>
              </w:rPr>
              <w:t xml:space="preserve"> customer; or</w:t>
            </w:r>
          </w:p>
          <w:p w14:paraId="005287A7" w14:textId="65300B91" w:rsidR="00380BDE" w:rsidRPr="001712AC" w:rsidRDefault="00380BDE" w:rsidP="00380BDE">
            <w:pPr>
              <w:pStyle w:val="ListParagraph"/>
              <w:numPr>
                <w:ilvl w:val="0"/>
                <w:numId w:val="9"/>
              </w:numPr>
              <w:spacing w:after="0" w:line="240" w:lineRule="auto"/>
              <w:rPr>
                <w:rFonts w:ascii="Tele-GroteskNor" w:hAnsi="Tele-GroteskNor"/>
                <w:lang w:val="en-GB"/>
              </w:rPr>
            </w:pPr>
            <w:r w:rsidRPr="00380BDE">
              <w:rPr>
                <w:rFonts w:ascii="Tele-GroteskNor" w:hAnsi="Tele-GroteskNor"/>
                <w:sz w:val="22"/>
                <w:szCs w:val="22"/>
              </w:rPr>
              <w:t>The end of the period necessary to achieve the purposes.</w:t>
            </w:r>
          </w:p>
        </w:tc>
        <w:tc>
          <w:tcPr>
            <w:tcW w:w="2610" w:type="dxa"/>
          </w:tcPr>
          <w:p w14:paraId="792AD088" w14:textId="77777777" w:rsidR="00380BDE" w:rsidRPr="00930F4A" w:rsidRDefault="00380BDE" w:rsidP="006B3B3B">
            <w:pPr>
              <w:rPr>
                <w:rFonts w:ascii="Tele-GroteskNor" w:hAnsi="Tele-GroteskNor"/>
                <w:lang w:val="en-GB"/>
              </w:rPr>
            </w:pPr>
            <w:r>
              <w:rPr>
                <w:rFonts w:ascii="Tele-GroteskNor" w:hAnsi="Tele-GroteskNor"/>
                <w:lang w:val="en-GB"/>
              </w:rPr>
              <w:t>Electronic</w:t>
            </w:r>
          </w:p>
        </w:tc>
        <w:tc>
          <w:tcPr>
            <w:tcW w:w="2352" w:type="dxa"/>
          </w:tcPr>
          <w:p w14:paraId="7A8EDA74" w14:textId="77777777" w:rsidR="00380BDE" w:rsidRPr="002C49DD" w:rsidRDefault="00380BDE" w:rsidP="006B3B3B">
            <w:pPr>
              <w:rPr>
                <w:rFonts w:ascii="Tele-GroteskNor" w:hAnsi="Tele-GroteskNor"/>
                <w:lang w:val="en-GB"/>
              </w:rPr>
            </w:pPr>
            <w:r>
              <w:rPr>
                <w:rFonts w:ascii="Tele-GroteskNor" w:hAnsi="Tele-GroteskNor"/>
                <w:lang w:val="en-GB"/>
              </w:rPr>
              <w:t>GDPR</w:t>
            </w:r>
          </w:p>
        </w:tc>
      </w:tr>
      <w:tr w:rsidR="00DF5222" w:rsidRPr="002C49DD" w14:paraId="6F723A8B" w14:textId="77777777" w:rsidTr="08780EAC">
        <w:tc>
          <w:tcPr>
            <w:tcW w:w="2689" w:type="dxa"/>
          </w:tcPr>
          <w:p w14:paraId="725EAEBD" w14:textId="5BAC8304" w:rsidR="00DF5222" w:rsidRDefault="00DF5222" w:rsidP="00DF5222">
            <w:pPr>
              <w:rPr>
                <w:rFonts w:ascii="Tele-GroteskNor" w:hAnsi="Tele-GroteskNor"/>
              </w:rPr>
            </w:pPr>
            <w:r>
              <w:rPr>
                <w:rFonts w:ascii="Tele-GroteskNor" w:hAnsi="Tele-GroteskNor"/>
                <w:lang w:val="en-GB"/>
              </w:rPr>
              <w:t>CCTV footage</w:t>
            </w:r>
          </w:p>
        </w:tc>
        <w:tc>
          <w:tcPr>
            <w:tcW w:w="2267" w:type="dxa"/>
          </w:tcPr>
          <w:p w14:paraId="3562717C" w14:textId="5F7D75E8" w:rsidR="00DF5222" w:rsidRPr="00DF5222" w:rsidRDefault="280C2668" w:rsidP="08780EAC">
            <w:pPr>
              <w:spacing w:line="259" w:lineRule="auto"/>
              <w:rPr>
                <w:rFonts w:ascii="Tele-GroteskNor" w:hAnsi="Tele-GroteskNor"/>
                <w:color w:val="auto"/>
                <w:lang w:val="en-GB"/>
              </w:rPr>
            </w:pPr>
            <w:r w:rsidRPr="08780EAC">
              <w:rPr>
                <w:rFonts w:ascii="Tele-GroteskNor" w:hAnsi="Tele-GroteskNor"/>
                <w:color w:val="auto"/>
                <w:lang w:val="en-GB"/>
              </w:rPr>
              <w:t>The maximum retention period should be 1 month.</w:t>
            </w:r>
          </w:p>
        </w:tc>
        <w:tc>
          <w:tcPr>
            <w:tcW w:w="2610" w:type="dxa"/>
          </w:tcPr>
          <w:p w14:paraId="1CA88062" w14:textId="43F65358" w:rsidR="00DF5222" w:rsidRDefault="00DF5222" w:rsidP="00DF5222">
            <w:pPr>
              <w:rPr>
                <w:rFonts w:ascii="Tele-GroteskNor" w:hAnsi="Tele-GroteskNor"/>
              </w:rPr>
            </w:pPr>
            <w:r>
              <w:rPr>
                <w:rFonts w:ascii="Tele-GroteskNor" w:hAnsi="Tele-GroteskNor"/>
                <w:lang w:val="en-GB"/>
              </w:rPr>
              <w:t>Electronic</w:t>
            </w:r>
          </w:p>
        </w:tc>
        <w:tc>
          <w:tcPr>
            <w:tcW w:w="2352" w:type="dxa"/>
          </w:tcPr>
          <w:p w14:paraId="0751FD62" w14:textId="5BE833A7" w:rsidR="00DF5222" w:rsidRDefault="00DF5222" w:rsidP="00DF5222">
            <w:pPr>
              <w:rPr>
                <w:rFonts w:ascii="Tele-GroteskNor" w:hAnsi="Tele-GroteskNor"/>
              </w:rPr>
            </w:pPr>
            <w:r w:rsidRPr="00DB1FB2">
              <w:rPr>
                <w:rFonts w:ascii="Tele-GroteskNor" w:hAnsi="Tele-GroteskNor"/>
                <w:lang w:val="fr-FR"/>
              </w:rPr>
              <w:t>GDP</w:t>
            </w:r>
            <w:r>
              <w:rPr>
                <w:rFonts w:ascii="Tele-GroteskNor" w:hAnsi="Tele-GroteskNor"/>
                <w:lang w:val="fr-FR"/>
              </w:rPr>
              <w:t>R</w:t>
            </w:r>
            <w:r w:rsidRPr="00DB1FB2">
              <w:rPr>
                <w:rFonts w:ascii="Tele-GroteskNor" w:hAnsi="Tele-GroteskNor"/>
                <w:lang w:val="fr-FR"/>
              </w:rPr>
              <w:t xml:space="preserve">; CCTV </w:t>
            </w:r>
            <w:proofErr w:type="spellStart"/>
            <w:r w:rsidRPr="00DB1FB2">
              <w:rPr>
                <w:rFonts w:ascii="Tele-GroteskNor" w:hAnsi="Tele-GroteskNor"/>
                <w:lang w:val="fr-FR"/>
              </w:rPr>
              <w:t>rules</w:t>
            </w:r>
            <w:proofErr w:type="spellEnd"/>
          </w:p>
        </w:tc>
      </w:tr>
    </w:tbl>
    <w:p w14:paraId="19D31DC8" w14:textId="6394C0D2" w:rsidR="00FD065C" w:rsidRDefault="00FD065C" w:rsidP="00FD065C">
      <w:pPr>
        <w:rPr>
          <w:sz w:val="20"/>
          <w:szCs w:val="20"/>
        </w:rPr>
      </w:pPr>
      <w:r>
        <w:rPr>
          <w:sz w:val="20"/>
          <w:szCs w:val="20"/>
        </w:rPr>
        <w:br w:type="page"/>
      </w:r>
    </w:p>
    <w:p w14:paraId="7FBE8EDD" w14:textId="078F052E" w:rsidR="00FD065C" w:rsidRPr="00243C81" w:rsidRDefault="00FD065C" w:rsidP="00243C81">
      <w:pPr>
        <w:pStyle w:val="Heading1"/>
        <w:numPr>
          <w:ilvl w:val="0"/>
          <w:numId w:val="0"/>
        </w:numPr>
        <w:ind w:left="720" w:hanging="720"/>
      </w:pPr>
      <w:r w:rsidRPr="0073084E">
        <w:lastRenderedPageBreak/>
        <w:t xml:space="preserve">Retention </w:t>
      </w:r>
      <w:r w:rsidR="00F31D23">
        <w:t>periods</w:t>
      </w:r>
      <w:r w:rsidRPr="0073084E">
        <w:t xml:space="preserve"> </w:t>
      </w:r>
      <w:r>
        <w:t>– Poland</w:t>
      </w:r>
    </w:p>
    <w:tbl>
      <w:tblPr>
        <w:tblStyle w:val="TableGrid"/>
        <w:tblW w:w="9918" w:type="dxa"/>
        <w:tblLayout w:type="fixed"/>
        <w:tblLook w:val="04A0" w:firstRow="1" w:lastRow="0" w:firstColumn="1" w:lastColumn="0" w:noHBand="0" w:noVBand="1"/>
      </w:tblPr>
      <w:tblGrid>
        <w:gridCol w:w="2689"/>
        <w:gridCol w:w="2267"/>
        <w:gridCol w:w="2610"/>
        <w:gridCol w:w="2352"/>
      </w:tblGrid>
      <w:tr w:rsidR="003774F8" w:rsidRPr="002C49DD" w14:paraId="31A54774" w14:textId="77777777" w:rsidTr="13F5212B">
        <w:tc>
          <w:tcPr>
            <w:tcW w:w="9918" w:type="dxa"/>
            <w:gridSpan w:val="4"/>
            <w:shd w:val="clear" w:color="auto" w:fill="BFBFBF" w:themeFill="background1" w:themeFillShade="BF"/>
          </w:tcPr>
          <w:p w14:paraId="6D42AAF4" w14:textId="645BEBDD" w:rsidR="003774F8" w:rsidRPr="002C49DD" w:rsidRDefault="44E49607" w:rsidP="03E68CE8">
            <w:r w:rsidRPr="13F5212B">
              <w:rPr>
                <w:rFonts w:ascii="Tele-GroteskNor" w:hAnsi="Tele-GroteskNor"/>
                <w:b/>
                <w:bCs/>
                <w:sz w:val="24"/>
                <w:szCs w:val="24"/>
                <w:lang w:val="en-GB"/>
              </w:rPr>
              <w:t xml:space="preserve">HR data: </w:t>
            </w:r>
            <w:r w:rsidR="31564D29" w:rsidRPr="13F5212B">
              <w:rPr>
                <w:rFonts w:ascii="Tele-GroteskNor" w:hAnsi="Tele-GroteskNor"/>
                <w:b/>
                <w:bCs/>
                <w:sz w:val="24"/>
                <w:szCs w:val="24"/>
                <w:lang w:val="en-GB"/>
              </w:rPr>
              <w:t>Employment records</w:t>
            </w:r>
          </w:p>
        </w:tc>
      </w:tr>
      <w:tr w:rsidR="003774F8" w:rsidRPr="002C49DD" w14:paraId="6CFC446F" w14:textId="77777777" w:rsidTr="13F5212B">
        <w:tc>
          <w:tcPr>
            <w:tcW w:w="2689" w:type="dxa"/>
            <w:shd w:val="clear" w:color="auto" w:fill="BFBFBF" w:themeFill="background1" w:themeFillShade="BF"/>
          </w:tcPr>
          <w:p w14:paraId="2CB30DE0" w14:textId="77777777" w:rsidR="003774F8" w:rsidRPr="002C49DD" w:rsidRDefault="003774F8"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6C2810F5" w14:textId="77777777" w:rsidR="003774F8" w:rsidRPr="002C49DD" w:rsidRDefault="003774F8"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581F64E3" w14:textId="77777777" w:rsidR="003774F8" w:rsidRPr="002C49DD" w:rsidRDefault="003774F8"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476E493B" w14:textId="77777777" w:rsidR="003774F8" w:rsidRPr="002C49DD" w:rsidRDefault="003774F8" w:rsidP="006B3B3B">
            <w:pPr>
              <w:rPr>
                <w:rFonts w:ascii="Tele-GroteskNor" w:hAnsi="Tele-GroteskNor"/>
                <w:b/>
                <w:sz w:val="24"/>
                <w:lang w:val="en-GB"/>
              </w:rPr>
            </w:pPr>
            <w:r w:rsidRPr="002C49DD">
              <w:rPr>
                <w:rFonts w:ascii="Tele-GroteskNor" w:hAnsi="Tele-GroteskNor"/>
                <w:b/>
                <w:sz w:val="24"/>
                <w:lang w:val="en-GB"/>
              </w:rPr>
              <w:t>Reference</w:t>
            </w:r>
          </w:p>
        </w:tc>
      </w:tr>
      <w:tr w:rsidR="003774F8" w:rsidRPr="005F0C03" w14:paraId="696AD393" w14:textId="77777777" w:rsidTr="13F5212B">
        <w:tc>
          <w:tcPr>
            <w:tcW w:w="2689" w:type="dxa"/>
          </w:tcPr>
          <w:p w14:paraId="24DA34A9" w14:textId="77777777" w:rsidR="003774F8" w:rsidRDefault="003774F8" w:rsidP="006B3B3B">
            <w:pPr>
              <w:rPr>
                <w:rFonts w:ascii="Tele-GroteskNor" w:hAnsi="Tele-GroteskNor"/>
                <w:lang w:val="en-GB"/>
              </w:rPr>
            </w:pPr>
            <w:r>
              <w:rPr>
                <w:rFonts w:ascii="Tele-GroteskNor" w:hAnsi="Tele-GroteskNor"/>
                <w:lang w:val="en-GB"/>
              </w:rPr>
              <w:t>Unsuccessful job Applicant</w:t>
            </w:r>
          </w:p>
          <w:p w14:paraId="6223053E" w14:textId="77777777" w:rsidR="003774F8" w:rsidRDefault="003774F8" w:rsidP="003774F8">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Contact details</w:t>
            </w:r>
          </w:p>
          <w:p w14:paraId="748D1128" w14:textId="77777777" w:rsidR="003774F8" w:rsidRDefault="003774F8" w:rsidP="003774F8">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Application forms/letters</w:t>
            </w:r>
          </w:p>
          <w:p w14:paraId="62D8327A" w14:textId="77777777" w:rsidR="003774F8" w:rsidRDefault="003774F8" w:rsidP="003774F8">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CVs</w:t>
            </w:r>
          </w:p>
          <w:p w14:paraId="1B155168" w14:textId="77777777" w:rsidR="003774F8" w:rsidRDefault="003774F8" w:rsidP="003774F8">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Photo’s</w:t>
            </w:r>
          </w:p>
          <w:p w14:paraId="1BE0C984" w14:textId="77777777" w:rsidR="003774F8" w:rsidRPr="002C49DD" w:rsidRDefault="003774F8" w:rsidP="003774F8">
            <w:pPr>
              <w:pStyle w:val="ListParagraph"/>
              <w:numPr>
                <w:ilvl w:val="0"/>
                <w:numId w:val="3"/>
              </w:numPr>
              <w:spacing w:before="0" w:after="0" w:line="240" w:lineRule="auto"/>
              <w:rPr>
                <w:rFonts w:ascii="Tele-GroteskNor" w:hAnsi="Tele-GroteskNor"/>
                <w:szCs w:val="22"/>
                <w:lang w:val="en-GB"/>
              </w:rPr>
            </w:pPr>
            <w:r>
              <w:rPr>
                <w:rFonts w:ascii="Tele-GroteskNor" w:hAnsi="Tele-GroteskNor"/>
                <w:szCs w:val="22"/>
                <w:lang w:val="en-GB"/>
              </w:rPr>
              <w:t>Interview notes</w:t>
            </w:r>
          </w:p>
          <w:p w14:paraId="199F926A" w14:textId="77777777" w:rsidR="003774F8" w:rsidRPr="002C49DD" w:rsidRDefault="003774F8" w:rsidP="006B3B3B">
            <w:pPr>
              <w:rPr>
                <w:rFonts w:ascii="Tele-GroteskNor" w:hAnsi="Tele-GroteskNor"/>
                <w:lang w:val="en-GB"/>
              </w:rPr>
            </w:pPr>
          </w:p>
        </w:tc>
        <w:tc>
          <w:tcPr>
            <w:tcW w:w="2267" w:type="dxa"/>
          </w:tcPr>
          <w:p w14:paraId="19C0AE99" w14:textId="77777777" w:rsidR="003774F8" w:rsidRPr="00C8691E" w:rsidRDefault="003774F8" w:rsidP="006B3B3B">
            <w:pPr>
              <w:rPr>
                <w:rFonts w:ascii="Tele-GroteskNor" w:hAnsi="Tele-GroteskNor"/>
                <w:lang w:val="en-GB"/>
              </w:rPr>
            </w:pPr>
            <w:r w:rsidRPr="00C8691E">
              <w:rPr>
                <w:rFonts w:ascii="Tele-GroteskNor" w:hAnsi="Tele-GroteskNor"/>
                <w:lang w:val="en-GB"/>
              </w:rPr>
              <w:t xml:space="preserve">Only retained until conclusion of hiring process  </w:t>
            </w:r>
            <w:r w:rsidRPr="00C8691E">
              <w:rPr>
                <w:lang w:val="en-US"/>
              </w:rPr>
              <w:br/>
            </w:r>
            <w:r w:rsidRPr="00C8691E">
              <w:rPr>
                <w:rFonts w:ascii="Tele-GroteskNor" w:hAnsi="Tele-GroteskNor"/>
                <w:lang w:val="en-GB"/>
              </w:rPr>
              <w:t xml:space="preserve">1 year (if consent is obtained) </w:t>
            </w:r>
          </w:p>
          <w:p w14:paraId="0FF6DF01" w14:textId="77777777" w:rsidR="003774F8" w:rsidRPr="00C8691E" w:rsidRDefault="003774F8" w:rsidP="006B3B3B">
            <w:pPr>
              <w:rPr>
                <w:rFonts w:ascii="Tele-GroteskNor" w:hAnsi="Tele-GroteskNor"/>
                <w:lang w:val="en-GB"/>
              </w:rPr>
            </w:pPr>
          </w:p>
          <w:p w14:paraId="0CD5DE6A" w14:textId="77777777" w:rsidR="003774F8" w:rsidRPr="00C8691E" w:rsidRDefault="003774F8" w:rsidP="006B3B3B">
            <w:pPr>
              <w:rPr>
                <w:rFonts w:ascii="Tele-GroteskNor" w:hAnsi="Tele-GroteskNor"/>
                <w:lang w:val="en-GB"/>
              </w:rPr>
            </w:pPr>
          </w:p>
        </w:tc>
        <w:tc>
          <w:tcPr>
            <w:tcW w:w="2610" w:type="dxa"/>
          </w:tcPr>
          <w:p w14:paraId="03C25311" w14:textId="77777777" w:rsidR="003774F8" w:rsidRPr="00C8691E" w:rsidRDefault="003774F8" w:rsidP="006B3B3B">
            <w:pPr>
              <w:rPr>
                <w:rFonts w:ascii="Tele-GroteskNor" w:hAnsi="Tele-GroteskNor"/>
                <w:lang w:val="en-GB"/>
              </w:rPr>
            </w:pPr>
            <w:r w:rsidRPr="00C8691E">
              <w:rPr>
                <w:rFonts w:ascii="Tele-GroteskNor" w:hAnsi="Tele-GroteskNor"/>
                <w:lang w:val="en-GB"/>
              </w:rPr>
              <w:t>Paper or electronic</w:t>
            </w:r>
          </w:p>
        </w:tc>
        <w:tc>
          <w:tcPr>
            <w:tcW w:w="2352" w:type="dxa"/>
          </w:tcPr>
          <w:p w14:paraId="50F95C63" w14:textId="77777777" w:rsidR="003774F8" w:rsidRPr="00C8691E" w:rsidRDefault="003774F8" w:rsidP="006B3B3B">
            <w:pPr>
              <w:rPr>
                <w:rFonts w:ascii="Tele-GroteskNor" w:hAnsi="Tele-GroteskNor"/>
                <w:lang w:val="en-GB"/>
              </w:rPr>
            </w:pPr>
            <w:r w:rsidRPr="00C8691E">
              <w:rPr>
                <w:rFonts w:ascii="Tele-GroteskNor" w:hAnsi="Tele-GroteskNor"/>
                <w:lang w:val="en-GB"/>
              </w:rPr>
              <w:t>Best practice based on GDPR</w:t>
            </w:r>
          </w:p>
          <w:p w14:paraId="095A1810" w14:textId="77777777" w:rsidR="003774F8" w:rsidRPr="00C8691E" w:rsidRDefault="003774F8" w:rsidP="006B3B3B">
            <w:pPr>
              <w:rPr>
                <w:rFonts w:ascii="Tele-GroteskNor" w:hAnsi="Tele-GroteskNor"/>
                <w:lang w:val="en-GB"/>
              </w:rPr>
            </w:pPr>
          </w:p>
          <w:p w14:paraId="6059C5F9" w14:textId="311E522C" w:rsidR="003774F8" w:rsidRPr="00C8691E" w:rsidRDefault="32B91DA2" w:rsidP="006B3B3B">
            <w:pPr>
              <w:rPr>
                <w:rFonts w:ascii="Tele-GroteskNor" w:hAnsi="Tele-GroteskNor"/>
                <w:lang w:val="en-GB"/>
              </w:rPr>
            </w:pPr>
            <w:r w:rsidRPr="03E68CE8">
              <w:rPr>
                <w:rFonts w:ascii="Tele-GroteskNor" w:hAnsi="Tele-GroteskNor"/>
                <w:lang w:val="en-GB"/>
              </w:rPr>
              <w:t xml:space="preserve">Act on Amendment of Some Acts in Connection with Shortening the Period of Storage of Employee Files and their </w:t>
            </w:r>
            <w:r w:rsidR="1A564311" w:rsidRPr="03E68CE8">
              <w:rPr>
                <w:rFonts w:ascii="Tele-GroteskNor" w:hAnsi="Tele-GroteskNor"/>
                <w:lang w:val="en-GB"/>
              </w:rPr>
              <w:t>Electronification</w:t>
            </w:r>
            <w:r w:rsidRPr="03E68CE8">
              <w:rPr>
                <w:rFonts w:ascii="Tele-GroteskNor" w:hAnsi="Tele-GroteskNor"/>
                <w:lang w:val="en-GB"/>
              </w:rPr>
              <w:t xml:space="preserve"> (2018)</w:t>
            </w:r>
          </w:p>
          <w:p w14:paraId="6F0CC915" w14:textId="77777777" w:rsidR="003774F8" w:rsidRPr="00C8691E" w:rsidRDefault="003774F8" w:rsidP="006B3B3B">
            <w:pPr>
              <w:rPr>
                <w:rFonts w:ascii="Tele-GroteskNor" w:hAnsi="Tele-GroteskNor"/>
                <w:lang w:val="en-GB"/>
              </w:rPr>
            </w:pPr>
          </w:p>
          <w:p w14:paraId="588B0C7C" w14:textId="77777777" w:rsidR="003774F8" w:rsidRPr="00C8691E" w:rsidRDefault="003774F8" w:rsidP="006B3B3B">
            <w:pPr>
              <w:rPr>
                <w:rFonts w:ascii="Tele-GroteskNor" w:hAnsi="Tele-GroteskNor"/>
                <w:lang w:val="en-GB"/>
              </w:rPr>
            </w:pPr>
            <w:r w:rsidRPr="00C8691E">
              <w:rPr>
                <w:rFonts w:ascii="Tele-GroteskNor" w:hAnsi="Tele-GroteskNor"/>
                <w:lang w:val="en-GB"/>
              </w:rPr>
              <w:t>Regulation of the Minister of Family, Labor and Social Policy on employee documentation (2018). 3 point 2(a)</w:t>
            </w:r>
          </w:p>
        </w:tc>
      </w:tr>
      <w:tr w:rsidR="003774F8" w:rsidRPr="005F0C03" w14:paraId="1093347F" w14:textId="77777777" w:rsidTr="13F5212B">
        <w:tc>
          <w:tcPr>
            <w:tcW w:w="2689" w:type="dxa"/>
          </w:tcPr>
          <w:p w14:paraId="4243A923" w14:textId="77777777" w:rsidR="003774F8" w:rsidRDefault="003774F8" w:rsidP="006B3B3B">
            <w:pPr>
              <w:rPr>
                <w:rFonts w:ascii="Tele-GroteskNor" w:hAnsi="Tele-GroteskNor"/>
                <w:lang w:val="en-GB"/>
              </w:rPr>
            </w:pPr>
            <w:r w:rsidRPr="002C4855">
              <w:rPr>
                <w:rFonts w:ascii="Tele-GroteskNor" w:hAnsi="Tele-GroteskNor"/>
                <w:lang w:val="en-GB"/>
              </w:rPr>
              <w:t>Successful Candidates</w:t>
            </w:r>
          </w:p>
          <w:p w14:paraId="38BC6B6C" w14:textId="77777777" w:rsidR="003774F8" w:rsidRDefault="003774F8" w:rsidP="003774F8">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Application letters</w:t>
            </w:r>
          </w:p>
          <w:p w14:paraId="2F71E18E" w14:textId="77777777" w:rsidR="003774F8" w:rsidRDefault="003774F8" w:rsidP="003774F8">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Copies of training received</w:t>
            </w:r>
          </w:p>
          <w:p w14:paraId="3EE6DDD3" w14:textId="77777777" w:rsidR="003774F8" w:rsidRPr="002C4855" w:rsidRDefault="003774F8" w:rsidP="003774F8">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 xml:space="preserve">CV’s </w:t>
            </w:r>
          </w:p>
          <w:p w14:paraId="39D8CE4E" w14:textId="77777777" w:rsidR="003774F8" w:rsidRPr="002C4855" w:rsidRDefault="003774F8" w:rsidP="006B3B3B">
            <w:pPr>
              <w:rPr>
                <w:rFonts w:ascii="Tele-GroteskNor" w:hAnsi="Tele-GroteskNor"/>
                <w:lang w:val="en-GB"/>
              </w:rPr>
            </w:pPr>
            <w:r w:rsidRPr="002C4855">
              <w:rPr>
                <w:rFonts w:ascii="Tele-GroteskNor" w:hAnsi="Tele-GroteskNor"/>
                <w:lang w:val="en-GB"/>
              </w:rPr>
              <w:br/>
            </w:r>
          </w:p>
        </w:tc>
        <w:tc>
          <w:tcPr>
            <w:tcW w:w="2267" w:type="dxa"/>
          </w:tcPr>
          <w:p w14:paraId="4D6F5A54" w14:textId="77777777" w:rsidR="003774F8" w:rsidRPr="00C8691E" w:rsidRDefault="003774F8" w:rsidP="006B3B3B">
            <w:pPr>
              <w:spacing w:line="259" w:lineRule="auto"/>
              <w:rPr>
                <w:rFonts w:ascii="Tele-GroteskNor" w:hAnsi="Tele-GroteskNor"/>
                <w:lang w:val="en-GB"/>
              </w:rPr>
            </w:pPr>
            <w:r w:rsidRPr="00C8691E">
              <w:rPr>
                <w:rFonts w:ascii="Tele-GroteskNor" w:hAnsi="Tele-GroteskNor"/>
                <w:lang w:val="en-GB"/>
              </w:rPr>
              <w:t>Recruitment records are part of employee files. See below.</w:t>
            </w:r>
          </w:p>
        </w:tc>
        <w:tc>
          <w:tcPr>
            <w:tcW w:w="2610" w:type="dxa"/>
          </w:tcPr>
          <w:p w14:paraId="43E93A1B" w14:textId="77777777" w:rsidR="003774F8" w:rsidRPr="00C8691E" w:rsidRDefault="003774F8" w:rsidP="006B3B3B">
            <w:pPr>
              <w:rPr>
                <w:rFonts w:ascii="Tele-GroteskNor" w:hAnsi="Tele-GroteskNor"/>
                <w:lang w:val="en-GB"/>
              </w:rPr>
            </w:pPr>
            <w:r w:rsidRPr="00C8691E">
              <w:rPr>
                <w:rFonts w:ascii="Tele-GroteskNor" w:hAnsi="Tele-GroteskNor"/>
                <w:lang w:val="en-GB"/>
              </w:rPr>
              <w:t>Paper or electronic</w:t>
            </w:r>
          </w:p>
        </w:tc>
        <w:tc>
          <w:tcPr>
            <w:tcW w:w="2352" w:type="dxa"/>
          </w:tcPr>
          <w:p w14:paraId="656705BB" w14:textId="77777777" w:rsidR="003774F8" w:rsidRPr="00C8691E" w:rsidRDefault="003774F8" w:rsidP="006B3B3B">
            <w:pPr>
              <w:rPr>
                <w:rFonts w:ascii="Tele-GroteskNor" w:hAnsi="Tele-GroteskNor"/>
                <w:lang w:val="en-GB"/>
              </w:rPr>
            </w:pPr>
            <w:r w:rsidRPr="00C8691E">
              <w:rPr>
                <w:rFonts w:ascii="Tele-GroteskNor" w:hAnsi="Tele-GroteskNor"/>
                <w:lang w:val="en-GB"/>
              </w:rPr>
              <w:t>Best practice based on GDPR</w:t>
            </w:r>
          </w:p>
          <w:p w14:paraId="3C53D4AA" w14:textId="77777777" w:rsidR="003774F8" w:rsidRPr="00C8691E" w:rsidRDefault="003774F8" w:rsidP="006B3B3B">
            <w:pPr>
              <w:rPr>
                <w:rFonts w:ascii="Tele-GroteskNor" w:hAnsi="Tele-GroteskNor"/>
                <w:lang w:val="en-GB"/>
              </w:rPr>
            </w:pPr>
          </w:p>
          <w:p w14:paraId="77124FA7" w14:textId="25232A43" w:rsidR="003774F8" w:rsidRPr="00C8691E" w:rsidRDefault="32B91DA2" w:rsidP="006B3B3B">
            <w:pPr>
              <w:rPr>
                <w:rFonts w:ascii="Tele-GroteskNor" w:hAnsi="Tele-GroteskNor"/>
                <w:lang w:val="en-GB"/>
              </w:rPr>
            </w:pPr>
            <w:r w:rsidRPr="03E68CE8">
              <w:rPr>
                <w:rFonts w:ascii="Tele-GroteskNor" w:hAnsi="Tele-GroteskNor"/>
                <w:lang w:val="en-GB"/>
              </w:rPr>
              <w:t xml:space="preserve">Act on Amendment of Some Acts in Connection with Shortening the Period of Storage of Employee Files and their </w:t>
            </w:r>
            <w:r w:rsidR="1FA666E3" w:rsidRPr="03E68CE8">
              <w:rPr>
                <w:rFonts w:ascii="Tele-GroteskNor" w:hAnsi="Tele-GroteskNor"/>
                <w:lang w:val="en-GB"/>
              </w:rPr>
              <w:t>Electronification</w:t>
            </w:r>
            <w:r w:rsidRPr="03E68CE8">
              <w:rPr>
                <w:rFonts w:ascii="Tele-GroteskNor" w:hAnsi="Tele-GroteskNor"/>
                <w:lang w:val="en-GB"/>
              </w:rPr>
              <w:t xml:space="preserve"> (2018)</w:t>
            </w:r>
          </w:p>
          <w:p w14:paraId="1486A7F7" w14:textId="77777777" w:rsidR="003774F8" w:rsidRPr="00C8691E" w:rsidRDefault="003774F8" w:rsidP="006B3B3B">
            <w:pPr>
              <w:rPr>
                <w:rFonts w:ascii="Tele-GroteskNor" w:hAnsi="Tele-GroteskNor"/>
                <w:lang w:val="en-GB"/>
              </w:rPr>
            </w:pPr>
          </w:p>
          <w:p w14:paraId="7F7A4417" w14:textId="581B950D" w:rsidR="003774F8" w:rsidRPr="00C8691E" w:rsidRDefault="003774F8" w:rsidP="006B3B3B">
            <w:pPr>
              <w:rPr>
                <w:rFonts w:ascii="Tele-GroteskNor" w:hAnsi="Tele-GroteskNor"/>
                <w:lang w:val="en-GB"/>
              </w:rPr>
            </w:pPr>
            <w:r w:rsidRPr="00C8691E">
              <w:rPr>
                <w:rFonts w:ascii="Tele-GroteskNor" w:hAnsi="Tele-GroteskNor"/>
                <w:lang w:val="en-GB"/>
              </w:rPr>
              <w:t>Regulation of the Minister of Family, Labor and Social Policy on employee documentation (2018). 3 point 2(a)</w:t>
            </w:r>
          </w:p>
        </w:tc>
      </w:tr>
      <w:tr w:rsidR="003774F8" w:rsidRPr="005F0C03" w14:paraId="1C3E1954" w14:textId="77777777" w:rsidTr="13F5212B">
        <w:tc>
          <w:tcPr>
            <w:tcW w:w="2689" w:type="dxa"/>
          </w:tcPr>
          <w:p w14:paraId="7A51B5A3" w14:textId="77777777" w:rsidR="003774F8" w:rsidRDefault="003774F8" w:rsidP="006B3B3B">
            <w:pPr>
              <w:rPr>
                <w:rFonts w:ascii="Tele-GroteskNor" w:hAnsi="Tele-GroteskNor"/>
                <w:lang w:val="en-GB"/>
              </w:rPr>
            </w:pPr>
            <w:r>
              <w:rPr>
                <w:rFonts w:ascii="Tele-GroteskNor" w:hAnsi="Tele-GroteskNor"/>
                <w:lang w:val="en-GB"/>
              </w:rPr>
              <w:t>Employment contracts</w:t>
            </w:r>
            <w:r>
              <w:rPr>
                <w:rFonts w:ascii="Tele-GroteskNor" w:hAnsi="Tele-GroteskNor"/>
                <w:lang w:val="en-GB"/>
              </w:rPr>
              <w:br/>
              <w:t xml:space="preserve">, including: </w:t>
            </w:r>
          </w:p>
          <w:p w14:paraId="2BB235B0" w14:textId="77777777" w:rsidR="003774F8" w:rsidRDefault="003774F8" w:rsidP="003774F8">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Changes to terms and conditions</w:t>
            </w:r>
          </w:p>
          <w:p w14:paraId="6EC263FF" w14:textId="77777777" w:rsidR="003774F8" w:rsidRDefault="003774F8" w:rsidP="003774F8">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w:t>
            </w:r>
            <w:r w:rsidRPr="00787963">
              <w:rPr>
                <w:rFonts w:ascii="Tele-GroteskNor" w:hAnsi="Tele-GroteskNor"/>
                <w:szCs w:val="22"/>
                <w:lang w:val="en-GB"/>
              </w:rPr>
              <w:t>erson</w:t>
            </w:r>
            <w:r>
              <w:rPr>
                <w:rFonts w:ascii="Tele-GroteskNor" w:hAnsi="Tele-GroteskNor"/>
                <w:szCs w:val="22"/>
                <w:lang w:val="en-GB"/>
              </w:rPr>
              <w:t>al development records</w:t>
            </w:r>
          </w:p>
          <w:p w14:paraId="32831D48" w14:textId="77777777" w:rsidR="003774F8" w:rsidRDefault="003774F8" w:rsidP="003774F8">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Training records</w:t>
            </w:r>
          </w:p>
          <w:p w14:paraId="6B071F82" w14:textId="77777777" w:rsidR="003774F8" w:rsidRPr="00787963" w:rsidRDefault="003774F8" w:rsidP="003774F8">
            <w:pPr>
              <w:pStyle w:val="ListParagraph"/>
              <w:numPr>
                <w:ilvl w:val="0"/>
                <w:numId w:val="4"/>
              </w:numPr>
              <w:spacing w:before="0" w:after="0" w:line="240" w:lineRule="auto"/>
              <w:rPr>
                <w:rFonts w:ascii="Tele-GroteskNor" w:hAnsi="Tele-GroteskNor"/>
                <w:szCs w:val="22"/>
                <w:lang w:val="en-GB"/>
              </w:rPr>
            </w:pPr>
            <w:r>
              <w:rPr>
                <w:rFonts w:ascii="Tele-GroteskNor" w:hAnsi="Tele-GroteskNor"/>
                <w:szCs w:val="22"/>
                <w:lang w:val="en-GB"/>
              </w:rPr>
              <w:t>Promotions and demotions</w:t>
            </w:r>
          </w:p>
          <w:p w14:paraId="0B509B97" w14:textId="3531EAF1" w:rsidR="003774F8" w:rsidRPr="002C49DD" w:rsidRDefault="003774F8" w:rsidP="006B3B3B">
            <w:pPr>
              <w:rPr>
                <w:rFonts w:ascii="Tele-GroteskNor" w:hAnsi="Tele-GroteskNor"/>
                <w:lang w:val="en-GB"/>
              </w:rPr>
            </w:pPr>
            <w:r>
              <w:rPr>
                <w:rFonts w:ascii="Tele-GroteskNor" w:hAnsi="Tele-GroteskNor"/>
                <w:lang w:val="en-GB"/>
              </w:rPr>
              <w:t>(also temporary workers)</w:t>
            </w:r>
          </w:p>
        </w:tc>
        <w:tc>
          <w:tcPr>
            <w:tcW w:w="2267" w:type="dxa"/>
          </w:tcPr>
          <w:p w14:paraId="2E6DAFEC" w14:textId="77777777" w:rsidR="003774F8" w:rsidRPr="00C8691E" w:rsidRDefault="003774F8" w:rsidP="006B3B3B">
            <w:pPr>
              <w:rPr>
                <w:rFonts w:ascii="Verdana" w:hAnsi="Verdana"/>
                <w:sz w:val="20"/>
                <w:szCs w:val="20"/>
                <w:lang w:val="en-GB"/>
              </w:rPr>
            </w:pPr>
            <w:r w:rsidRPr="00C8691E">
              <w:rPr>
                <w:rFonts w:ascii="Tele-GroteskNor" w:hAnsi="Tele-GroteskNor"/>
                <w:lang w:val="en-GB"/>
              </w:rPr>
              <w:t>Dependent on data of hire:</w:t>
            </w:r>
          </w:p>
          <w:p w14:paraId="4102AFD3" w14:textId="77777777" w:rsidR="003774F8" w:rsidRPr="00C8691E" w:rsidRDefault="003774F8" w:rsidP="006B3B3B">
            <w:pPr>
              <w:rPr>
                <w:rFonts w:ascii="Tele-GroteskNor" w:hAnsi="Tele-GroteskNor"/>
                <w:lang w:val="en-GB"/>
              </w:rPr>
            </w:pPr>
          </w:p>
          <w:p w14:paraId="1F20093F" w14:textId="77777777" w:rsidR="003774F8" w:rsidRPr="00C8691E" w:rsidRDefault="003774F8" w:rsidP="006B3B3B">
            <w:pPr>
              <w:rPr>
                <w:rFonts w:ascii="Tele-GroteskNor" w:hAnsi="Tele-GroteskNor"/>
                <w:lang w:val="en-GB"/>
              </w:rPr>
            </w:pPr>
            <w:r w:rsidRPr="00C8691E">
              <w:rPr>
                <w:rFonts w:ascii="Tele-GroteskNor" w:hAnsi="Tele-GroteskNor"/>
                <w:lang w:val="en-GB"/>
              </w:rPr>
              <w:t>After January 1, 2019: Minimum 10 years from the end of the calendar year after employment contact was terminated</w:t>
            </w:r>
          </w:p>
          <w:p w14:paraId="2B0F7654" w14:textId="77777777" w:rsidR="003774F8" w:rsidRPr="00C8691E" w:rsidRDefault="003774F8" w:rsidP="006B3B3B">
            <w:pPr>
              <w:rPr>
                <w:rFonts w:ascii="Tele-GroteskNor" w:hAnsi="Tele-GroteskNor"/>
                <w:lang w:val="en-GB"/>
              </w:rPr>
            </w:pPr>
          </w:p>
          <w:p w14:paraId="0B3B3016" w14:textId="09237B1A" w:rsidR="003774F8" w:rsidRPr="00C8691E" w:rsidRDefault="32B91DA2" w:rsidP="006B3B3B">
            <w:pPr>
              <w:rPr>
                <w:rFonts w:ascii="Verdana" w:hAnsi="Verdana"/>
                <w:sz w:val="20"/>
                <w:szCs w:val="20"/>
                <w:lang w:val="en-GB"/>
              </w:rPr>
            </w:pPr>
            <w:r w:rsidRPr="03E68CE8">
              <w:rPr>
                <w:rFonts w:ascii="Tele-GroteskNor" w:hAnsi="Tele-GroteskNor"/>
                <w:lang w:val="en-GB"/>
              </w:rPr>
              <w:t xml:space="preserve">Between January 1999 – December 2018: </w:t>
            </w:r>
            <w:r w:rsidRPr="03E68CE8">
              <w:rPr>
                <w:rFonts w:ascii="Tele-GroteskNor" w:hAnsi="Tele-GroteskNor"/>
                <w:lang w:val="en-GB"/>
              </w:rPr>
              <w:lastRenderedPageBreak/>
              <w:t xml:space="preserve">minimum 50 years, or shortened minimum of 10 years if submit </w:t>
            </w:r>
            <w:r w:rsidR="37C968B9" w:rsidRPr="03E68CE8">
              <w:rPr>
                <w:rFonts w:ascii="Tele-GroteskNor" w:hAnsi="Tele-GroteskNor"/>
                <w:lang w:val="en-GB"/>
              </w:rPr>
              <w:t>information</w:t>
            </w:r>
            <w:r w:rsidRPr="03E68CE8">
              <w:rPr>
                <w:rFonts w:ascii="Tele-GroteskNor" w:hAnsi="Tele-GroteskNor"/>
                <w:lang w:val="en-GB"/>
              </w:rPr>
              <w:t xml:space="preserve"> report to Social Security Institution *starting from the end of calendar year in which report was submitted)</w:t>
            </w:r>
          </w:p>
          <w:p w14:paraId="78B07EFA" w14:textId="77777777" w:rsidR="003774F8" w:rsidRPr="00C8691E" w:rsidRDefault="003774F8" w:rsidP="006B3B3B">
            <w:pPr>
              <w:rPr>
                <w:rFonts w:ascii="Tele-GroteskNor" w:hAnsi="Tele-GroteskNor"/>
                <w:lang w:val="en-GB"/>
              </w:rPr>
            </w:pPr>
          </w:p>
          <w:p w14:paraId="2604257F" w14:textId="77777777" w:rsidR="003774F8" w:rsidRPr="00C8691E" w:rsidRDefault="003774F8" w:rsidP="006B3B3B">
            <w:pPr>
              <w:rPr>
                <w:rFonts w:ascii="Verdana" w:hAnsi="Verdana"/>
                <w:sz w:val="20"/>
                <w:szCs w:val="20"/>
                <w:lang w:val="en-GB"/>
              </w:rPr>
            </w:pPr>
            <w:r w:rsidRPr="00C8691E">
              <w:rPr>
                <w:rFonts w:ascii="Tele-GroteskNor" w:hAnsi="Tele-GroteskNor"/>
                <w:lang w:val="en-GB"/>
              </w:rPr>
              <w:t>Before 1999: Minimum 50 years from employee termination</w:t>
            </w:r>
          </w:p>
        </w:tc>
        <w:tc>
          <w:tcPr>
            <w:tcW w:w="2610" w:type="dxa"/>
          </w:tcPr>
          <w:p w14:paraId="081F498A" w14:textId="77777777" w:rsidR="003774F8" w:rsidRPr="00C8691E" w:rsidRDefault="003774F8" w:rsidP="006B3B3B">
            <w:pPr>
              <w:rPr>
                <w:rFonts w:ascii="Tele-GroteskNor" w:hAnsi="Tele-GroteskNor"/>
                <w:lang w:val="en-GB"/>
              </w:rPr>
            </w:pPr>
            <w:r w:rsidRPr="00C8691E">
              <w:rPr>
                <w:rFonts w:ascii="Tele-GroteskNor" w:hAnsi="Tele-GroteskNor"/>
                <w:lang w:val="en-GB"/>
              </w:rPr>
              <w:lastRenderedPageBreak/>
              <w:t>Paper or electronic</w:t>
            </w:r>
          </w:p>
        </w:tc>
        <w:tc>
          <w:tcPr>
            <w:tcW w:w="2352" w:type="dxa"/>
          </w:tcPr>
          <w:p w14:paraId="3354E2CA" w14:textId="28C2DBA4" w:rsidR="003774F8" w:rsidRPr="00C8691E" w:rsidRDefault="32B91DA2" w:rsidP="006B3B3B">
            <w:pPr>
              <w:rPr>
                <w:rFonts w:ascii="Tele-GroteskNor" w:hAnsi="Tele-GroteskNor"/>
                <w:lang w:val="en-GB"/>
              </w:rPr>
            </w:pPr>
            <w:r w:rsidRPr="03E68CE8">
              <w:rPr>
                <w:rFonts w:ascii="Tele-GroteskNor" w:hAnsi="Tele-GroteskNor"/>
                <w:lang w:val="en-GB"/>
              </w:rPr>
              <w:t xml:space="preserve">Act on Amendment of Some Acts in Connection with Shortening the Period of Storage of Employee Files and their </w:t>
            </w:r>
            <w:r w:rsidR="66CCE787" w:rsidRPr="03E68CE8">
              <w:rPr>
                <w:rFonts w:ascii="Tele-GroteskNor" w:hAnsi="Tele-GroteskNor"/>
                <w:lang w:val="en-GB"/>
              </w:rPr>
              <w:t>Electronification</w:t>
            </w:r>
            <w:r w:rsidRPr="03E68CE8">
              <w:rPr>
                <w:rFonts w:ascii="Tele-GroteskNor" w:hAnsi="Tele-GroteskNor"/>
                <w:lang w:val="en-GB"/>
              </w:rPr>
              <w:t xml:space="preserve"> (2018) art. 7</w:t>
            </w:r>
          </w:p>
          <w:p w14:paraId="5A8D26F0" w14:textId="77777777" w:rsidR="003774F8" w:rsidRPr="00C8691E" w:rsidRDefault="003774F8" w:rsidP="006B3B3B">
            <w:pPr>
              <w:rPr>
                <w:rFonts w:ascii="Tele-GroteskNor" w:hAnsi="Tele-GroteskNor"/>
                <w:lang w:val="en-GB"/>
              </w:rPr>
            </w:pPr>
          </w:p>
          <w:p w14:paraId="741BB0EE" w14:textId="77777777" w:rsidR="003774F8" w:rsidRPr="00C8691E" w:rsidRDefault="003774F8" w:rsidP="006B3B3B">
            <w:pPr>
              <w:rPr>
                <w:rFonts w:ascii="Tele-GroteskNor" w:hAnsi="Tele-GroteskNor"/>
                <w:lang w:val="en-GB"/>
              </w:rPr>
            </w:pPr>
            <w:r w:rsidRPr="00C8691E">
              <w:rPr>
                <w:rFonts w:ascii="Tele-GroteskNor" w:hAnsi="Tele-GroteskNor"/>
                <w:lang w:val="en-GB"/>
              </w:rPr>
              <w:t>The Labor Code, art.94, 9b</w:t>
            </w:r>
          </w:p>
          <w:p w14:paraId="655FA24E" w14:textId="77777777" w:rsidR="003774F8" w:rsidRPr="00C8691E" w:rsidRDefault="003774F8" w:rsidP="006B3B3B">
            <w:pPr>
              <w:rPr>
                <w:rFonts w:ascii="Tele-GroteskNor" w:hAnsi="Tele-GroteskNor"/>
                <w:lang w:val="en-GB"/>
              </w:rPr>
            </w:pPr>
          </w:p>
          <w:p w14:paraId="20E27051" w14:textId="77777777" w:rsidR="003774F8" w:rsidRPr="00C8691E" w:rsidRDefault="003774F8" w:rsidP="006B3B3B">
            <w:pPr>
              <w:rPr>
                <w:rFonts w:ascii="Tele-GroteskNor" w:hAnsi="Tele-GroteskNor"/>
                <w:lang w:val="en-GB"/>
              </w:rPr>
            </w:pPr>
            <w:r w:rsidRPr="00C8691E">
              <w:rPr>
                <w:rFonts w:ascii="Tele-GroteskNor" w:hAnsi="Tele-GroteskNor"/>
                <w:lang w:val="en-GB"/>
              </w:rPr>
              <w:lastRenderedPageBreak/>
              <w:t>Act on Pensions from Social Security Fund, art. 125a, 4a</w:t>
            </w:r>
          </w:p>
          <w:p w14:paraId="29FB8F12" w14:textId="77777777" w:rsidR="003774F8" w:rsidRPr="00C8691E" w:rsidRDefault="003774F8" w:rsidP="006B3B3B">
            <w:pPr>
              <w:rPr>
                <w:rFonts w:ascii="Tele-GroteskNor" w:hAnsi="Tele-GroteskNor"/>
                <w:lang w:val="en-GB"/>
              </w:rPr>
            </w:pPr>
          </w:p>
          <w:p w14:paraId="32AC6F7F" w14:textId="77777777" w:rsidR="003774F8" w:rsidRPr="00C8691E" w:rsidRDefault="003774F8" w:rsidP="006B3B3B">
            <w:pPr>
              <w:rPr>
                <w:rFonts w:ascii="Tele-GroteskNor" w:hAnsi="Tele-GroteskNor"/>
                <w:lang w:val="en-GB"/>
              </w:rPr>
            </w:pPr>
            <w:r w:rsidRPr="00C8691E">
              <w:rPr>
                <w:rFonts w:ascii="Tele-GroteskNor" w:hAnsi="Tele-GroteskNor"/>
                <w:lang w:val="en-GB"/>
              </w:rPr>
              <w:t>Act on National Archiving System and Archives, art. 51(u), 1 (binding before 2019)</w:t>
            </w:r>
          </w:p>
        </w:tc>
      </w:tr>
      <w:tr w:rsidR="003774F8" w:rsidRPr="005F0C03" w14:paraId="526027F9" w14:textId="77777777" w:rsidTr="13F5212B">
        <w:tc>
          <w:tcPr>
            <w:tcW w:w="2689" w:type="dxa"/>
          </w:tcPr>
          <w:p w14:paraId="155E7C37" w14:textId="77777777" w:rsidR="003774F8" w:rsidRDefault="003774F8" w:rsidP="006B3B3B">
            <w:pPr>
              <w:rPr>
                <w:rFonts w:ascii="Tele-GroteskNor" w:hAnsi="Tele-GroteskNor"/>
                <w:lang w:val="en-GB"/>
              </w:rPr>
            </w:pPr>
            <w:r>
              <w:rPr>
                <w:rFonts w:ascii="Tele-GroteskNor" w:hAnsi="Tele-GroteskNor"/>
                <w:lang w:val="en-GB"/>
              </w:rPr>
              <w:lastRenderedPageBreak/>
              <w:t>Accident records</w:t>
            </w:r>
          </w:p>
        </w:tc>
        <w:tc>
          <w:tcPr>
            <w:tcW w:w="2267" w:type="dxa"/>
          </w:tcPr>
          <w:p w14:paraId="64D01582" w14:textId="77777777" w:rsidR="003774F8" w:rsidRPr="00C8691E" w:rsidRDefault="003774F8" w:rsidP="006B3B3B">
            <w:pPr>
              <w:spacing w:line="259" w:lineRule="auto"/>
              <w:rPr>
                <w:rFonts w:ascii="Tele-GroteskNor" w:hAnsi="Tele-GroteskNor"/>
                <w:lang w:val="en-GB"/>
              </w:rPr>
            </w:pPr>
            <w:r w:rsidRPr="00C8691E">
              <w:rPr>
                <w:rFonts w:ascii="Tele-GroteskNor" w:hAnsi="Tele-GroteskNor"/>
                <w:lang w:val="en-GB"/>
              </w:rPr>
              <w:t>Accident reports and related records: Minimum 10 years from incident</w:t>
            </w:r>
          </w:p>
        </w:tc>
        <w:tc>
          <w:tcPr>
            <w:tcW w:w="2610" w:type="dxa"/>
          </w:tcPr>
          <w:p w14:paraId="1DD5F9AA" w14:textId="77777777" w:rsidR="003774F8" w:rsidRPr="00C8691E" w:rsidRDefault="003774F8" w:rsidP="006B3B3B">
            <w:pPr>
              <w:rPr>
                <w:rFonts w:ascii="Tele-GroteskNor" w:hAnsi="Tele-GroteskNor"/>
                <w:lang w:val="en-GB"/>
              </w:rPr>
            </w:pPr>
            <w:r w:rsidRPr="00C8691E">
              <w:rPr>
                <w:rFonts w:ascii="Tele-GroteskNor" w:hAnsi="Tele-GroteskNor"/>
                <w:lang w:val="en-GB"/>
              </w:rPr>
              <w:t>Paper or electronic</w:t>
            </w:r>
          </w:p>
        </w:tc>
        <w:tc>
          <w:tcPr>
            <w:tcW w:w="2352" w:type="dxa"/>
          </w:tcPr>
          <w:p w14:paraId="34D7B5A4" w14:textId="77777777" w:rsidR="003774F8" w:rsidRPr="00C8691E" w:rsidRDefault="003774F8" w:rsidP="006B3B3B">
            <w:pPr>
              <w:rPr>
                <w:rFonts w:ascii="Tele-GroteskNor" w:hAnsi="Tele-GroteskNor"/>
                <w:lang w:val="en-GB"/>
              </w:rPr>
            </w:pPr>
            <w:r w:rsidRPr="00C8691E">
              <w:rPr>
                <w:rFonts w:ascii="Tele-GroteskNor" w:hAnsi="Tele-GroteskNor"/>
                <w:lang w:val="en-GB"/>
              </w:rPr>
              <w:t>The Labor Code, Chapter VII, art. 234</w:t>
            </w:r>
          </w:p>
        </w:tc>
      </w:tr>
      <w:tr w:rsidR="003774F8" w:rsidRPr="005F0C03" w14:paraId="27DD081C" w14:textId="77777777" w:rsidTr="13F5212B">
        <w:tc>
          <w:tcPr>
            <w:tcW w:w="2689" w:type="dxa"/>
          </w:tcPr>
          <w:p w14:paraId="4DEA5BAA" w14:textId="77777777" w:rsidR="003774F8" w:rsidRDefault="003774F8" w:rsidP="006B3B3B">
            <w:pPr>
              <w:rPr>
                <w:rFonts w:ascii="Tele-GroteskNor" w:hAnsi="Tele-GroteskNor"/>
                <w:lang w:val="en-GB"/>
              </w:rPr>
            </w:pPr>
            <w:r>
              <w:rPr>
                <w:rFonts w:ascii="Tele-GroteskNor" w:hAnsi="Tele-GroteskNor"/>
                <w:lang w:val="en-GB"/>
              </w:rPr>
              <w:t>Disciplinary and Grievance proceedings</w:t>
            </w:r>
          </w:p>
        </w:tc>
        <w:tc>
          <w:tcPr>
            <w:tcW w:w="2267" w:type="dxa"/>
          </w:tcPr>
          <w:p w14:paraId="32CB6B4A" w14:textId="77777777" w:rsidR="003774F8" w:rsidRPr="00C8691E" w:rsidRDefault="003774F8" w:rsidP="006B3B3B">
            <w:pPr>
              <w:rPr>
                <w:rFonts w:ascii="Tele-GroteskNor" w:hAnsi="Tele-GroteskNor"/>
                <w:lang w:val="en-GB"/>
              </w:rPr>
            </w:pPr>
            <w:r w:rsidRPr="00C8691E">
              <w:rPr>
                <w:rFonts w:ascii="Tele-GroteskNor" w:hAnsi="Tele-GroteskNor"/>
                <w:lang w:val="en-GB"/>
              </w:rPr>
              <w:t xml:space="preserve"> Penalty notice should be removed after 1 year of faultless work</w:t>
            </w:r>
          </w:p>
        </w:tc>
        <w:tc>
          <w:tcPr>
            <w:tcW w:w="2610" w:type="dxa"/>
          </w:tcPr>
          <w:p w14:paraId="40DFCA41" w14:textId="77777777" w:rsidR="003774F8" w:rsidRPr="00C8691E" w:rsidRDefault="003774F8" w:rsidP="006B3B3B">
            <w:pPr>
              <w:rPr>
                <w:rFonts w:ascii="Tele-GroteskNor" w:hAnsi="Tele-GroteskNor"/>
                <w:lang w:val="en-GB"/>
              </w:rPr>
            </w:pPr>
            <w:r w:rsidRPr="00C8691E">
              <w:rPr>
                <w:rFonts w:ascii="Tele-GroteskNor" w:hAnsi="Tele-GroteskNor"/>
                <w:lang w:val="en-GB"/>
              </w:rPr>
              <w:t>Paper or electronic</w:t>
            </w:r>
          </w:p>
        </w:tc>
        <w:tc>
          <w:tcPr>
            <w:tcW w:w="2352" w:type="dxa"/>
          </w:tcPr>
          <w:p w14:paraId="645EE751" w14:textId="77777777" w:rsidR="003774F8" w:rsidRPr="00C8691E" w:rsidRDefault="003774F8" w:rsidP="006B3B3B">
            <w:pPr>
              <w:rPr>
                <w:rFonts w:ascii="Tele-GroteskNor" w:hAnsi="Tele-GroteskNor"/>
                <w:lang w:val="en-GB"/>
              </w:rPr>
            </w:pPr>
            <w:r w:rsidRPr="00C8691E">
              <w:rPr>
                <w:rFonts w:ascii="Tele-GroteskNor" w:hAnsi="Tele-GroteskNor"/>
                <w:lang w:val="en-GB"/>
              </w:rPr>
              <w:t>Disciplinary measures: The Labor Code art. 113(1)</w:t>
            </w:r>
          </w:p>
        </w:tc>
      </w:tr>
      <w:tr w:rsidR="003774F8" w:rsidRPr="00EE1ADD" w14:paraId="5370DF11" w14:textId="77777777" w:rsidTr="13F5212B">
        <w:tc>
          <w:tcPr>
            <w:tcW w:w="2689" w:type="dxa"/>
          </w:tcPr>
          <w:p w14:paraId="658CF369" w14:textId="77777777" w:rsidR="003774F8" w:rsidRPr="005F0C03" w:rsidRDefault="003774F8" w:rsidP="006B3B3B">
            <w:pPr>
              <w:rPr>
                <w:rFonts w:ascii="Tele-GroteskNor" w:hAnsi="Tele-GroteskNor"/>
                <w:lang w:val="fr-BE"/>
              </w:rPr>
            </w:pPr>
            <w:r w:rsidRPr="5B8144A8">
              <w:rPr>
                <w:rFonts w:ascii="Tele-GroteskNor" w:hAnsi="Tele-GroteskNor"/>
                <w:lang w:val="fr-BE"/>
              </w:rPr>
              <w:t>Copies of Identification documents (</w:t>
            </w:r>
            <w:proofErr w:type="spellStart"/>
            <w:r w:rsidRPr="5B8144A8">
              <w:rPr>
                <w:rFonts w:ascii="Tele-GroteskNor" w:hAnsi="Tele-GroteskNor"/>
                <w:lang w:val="fr-BE"/>
              </w:rPr>
              <w:t>passports</w:t>
            </w:r>
            <w:proofErr w:type="spellEnd"/>
            <w:r w:rsidRPr="5B8144A8">
              <w:rPr>
                <w:rFonts w:ascii="Tele-GroteskNor" w:hAnsi="Tele-GroteskNor"/>
                <w:lang w:val="fr-BE"/>
              </w:rPr>
              <w:t>)</w:t>
            </w:r>
          </w:p>
        </w:tc>
        <w:tc>
          <w:tcPr>
            <w:tcW w:w="2267" w:type="dxa"/>
          </w:tcPr>
          <w:p w14:paraId="6B62E9CB" w14:textId="77777777" w:rsidR="003774F8" w:rsidRPr="0073084E" w:rsidRDefault="003774F8" w:rsidP="006B3B3B">
            <w:pPr>
              <w:rPr>
                <w:rFonts w:ascii="Tele-GroteskNor" w:hAnsi="Tele-GroteskNor"/>
                <w:lang w:val="en-GB"/>
              </w:rPr>
            </w:pPr>
            <w:r>
              <w:rPr>
                <w:rFonts w:ascii="Tele-GroteskNor" w:hAnsi="Tele-GroteskNor"/>
                <w:lang w:val="en-GB"/>
              </w:rPr>
              <w:t>x</w:t>
            </w:r>
            <w:r w:rsidRPr="0073084E">
              <w:rPr>
                <w:rFonts w:ascii="Tele-GroteskNor" w:hAnsi="Tele-GroteskNor"/>
                <w:lang w:val="en-GB"/>
              </w:rPr>
              <w:t xml:space="preserve"> years after employment ceases</w:t>
            </w:r>
          </w:p>
        </w:tc>
        <w:tc>
          <w:tcPr>
            <w:tcW w:w="2610" w:type="dxa"/>
          </w:tcPr>
          <w:p w14:paraId="4CB00B1B" w14:textId="77777777" w:rsidR="003774F8" w:rsidRPr="0073084E" w:rsidRDefault="003774F8" w:rsidP="006B3B3B">
            <w:pPr>
              <w:rPr>
                <w:rFonts w:ascii="Tele-GroteskNor" w:hAnsi="Tele-GroteskNor"/>
                <w:lang w:val="en-GB"/>
              </w:rPr>
            </w:pPr>
            <w:r w:rsidRPr="0073084E">
              <w:rPr>
                <w:rFonts w:ascii="Tele-GroteskNor" w:hAnsi="Tele-GroteskNor"/>
                <w:lang w:val="en-GB"/>
              </w:rPr>
              <w:t>Paper or electronic</w:t>
            </w:r>
          </w:p>
        </w:tc>
        <w:tc>
          <w:tcPr>
            <w:tcW w:w="2352" w:type="dxa"/>
          </w:tcPr>
          <w:p w14:paraId="18A6D61D" w14:textId="77777777" w:rsidR="003774F8" w:rsidRPr="0073084E" w:rsidRDefault="003774F8" w:rsidP="006B3B3B">
            <w:pPr>
              <w:rPr>
                <w:rFonts w:ascii="Tele-GroteskNor" w:hAnsi="Tele-GroteskNor"/>
                <w:lang w:val="en-GB"/>
              </w:rPr>
            </w:pPr>
          </w:p>
        </w:tc>
      </w:tr>
      <w:tr w:rsidR="003774F8" w:rsidRPr="005F0C03" w14:paraId="449ECD1D" w14:textId="77777777" w:rsidTr="13F5212B">
        <w:tc>
          <w:tcPr>
            <w:tcW w:w="2689" w:type="dxa"/>
          </w:tcPr>
          <w:p w14:paraId="2C2A626C" w14:textId="77777777" w:rsidR="003774F8" w:rsidRDefault="003774F8" w:rsidP="006B3B3B">
            <w:pPr>
              <w:rPr>
                <w:rFonts w:ascii="Tele-GroteskNor" w:hAnsi="Tele-GroteskNor"/>
                <w:lang w:val="en-GB"/>
              </w:rPr>
            </w:pPr>
            <w:r>
              <w:rPr>
                <w:rFonts w:ascii="Tele-GroteskNor" w:hAnsi="Tele-GroteskNor"/>
                <w:lang w:val="en-GB"/>
              </w:rPr>
              <w:t>Working time records</w:t>
            </w:r>
          </w:p>
        </w:tc>
        <w:tc>
          <w:tcPr>
            <w:tcW w:w="2267" w:type="dxa"/>
          </w:tcPr>
          <w:p w14:paraId="710E9B81" w14:textId="4E08BF16" w:rsidR="003774F8" w:rsidRPr="0073084E" w:rsidRDefault="003774F8" w:rsidP="006B3B3B">
            <w:pPr>
              <w:rPr>
                <w:rFonts w:ascii="Verdana" w:hAnsi="Verdana"/>
                <w:sz w:val="20"/>
                <w:szCs w:val="20"/>
                <w:lang w:val="en-GB"/>
              </w:rPr>
            </w:pPr>
            <w:r w:rsidRPr="5B8144A8">
              <w:rPr>
                <w:rFonts w:ascii="Tele-GroteskNor" w:hAnsi="Tele-GroteskNor"/>
                <w:lang w:val="en-GB"/>
              </w:rPr>
              <w:t>Dependent on data of hire:</w:t>
            </w:r>
          </w:p>
          <w:p w14:paraId="58708EA3" w14:textId="77777777" w:rsidR="003774F8" w:rsidRPr="0073084E" w:rsidRDefault="003774F8" w:rsidP="006B3B3B">
            <w:pPr>
              <w:rPr>
                <w:rFonts w:ascii="Tele-GroteskNor" w:hAnsi="Tele-GroteskNor"/>
                <w:lang w:val="en-GB"/>
              </w:rPr>
            </w:pPr>
          </w:p>
          <w:p w14:paraId="711CD6E8" w14:textId="77777777" w:rsidR="003774F8" w:rsidRPr="0073084E" w:rsidRDefault="003774F8" w:rsidP="006B3B3B">
            <w:pPr>
              <w:rPr>
                <w:rFonts w:ascii="Tele-GroteskNor" w:hAnsi="Tele-GroteskNor"/>
                <w:lang w:val="en-GB"/>
              </w:rPr>
            </w:pPr>
            <w:r w:rsidRPr="5B8144A8">
              <w:rPr>
                <w:rFonts w:ascii="Tele-GroteskNor" w:hAnsi="Tele-GroteskNor"/>
                <w:lang w:val="en-GB"/>
              </w:rPr>
              <w:t>After January 1, 2019: Minimum 10 years from the end of the calendar year after employment contact was terminated</w:t>
            </w:r>
          </w:p>
          <w:p w14:paraId="7A6D7E5C" w14:textId="77777777" w:rsidR="003774F8" w:rsidRPr="0073084E" w:rsidRDefault="003774F8" w:rsidP="006B3B3B">
            <w:pPr>
              <w:rPr>
                <w:rFonts w:ascii="Tele-GroteskNor" w:hAnsi="Tele-GroteskNor"/>
                <w:lang w:val="en-GB"/>
              </w:rPr>
            </w:pPr>
          </w:p>
          <w:p w14:paraId="559587D5" w14:textId="15277231" w:rsidR="003774F8" w:rsidRPr="0073084E" w:rsidRDefault="32B91DA2" w:rsidP="006B3B3B">
            <w:pPr>
              <w:rPr>
                <w:rFonts w:ascii="Verdana" w:hAnsi="Verdana"/>
                <w:sz w:val="20"/>
                <w:szCs w:val="20"/>
                <w:lang w:val="en-GB"/>
              </w:rPr>
            </w:pPr>
            <w:r w:rsidRPr="03E68CE8">
              <w:rPr>
                <w:rFonts w:ascii="Tele-GroteskNor" w:hAnsi="Tele-GroteskNor"/>
                <w:lang w:val="en-GB"/>
              </w:rPr>
              <w:t xml:space="preserve">Between January 1999 – December 2018: minimum 50 years, or shortened minimum of 10 years if submit </w:t>
            </w:r>
            <w:r w:rsidR="62192FF6" w:rsidRPr="03E68CE8">
              <w:rPr>
                <w:rFonts w:ascii="Tele-GroteskNor" w:hAnsi="Tele-GroteskNor"/>
                <w:lang w:val="en-GB"/>
              </w:rPr>
              <w:t>information</w:t>
            </w:r>
            <w:r w:rsidRPr="03E68CE8">
              <w:rPr>
                <w:rFonts w:ascii="Tele-GroteskNor" w:hAnsi="Tele-GroteskNor"/>
                <w:lang w:val="en-GB"/>
              </w:rPr>
              <w:t xml:space="preserve"> report to Social Security Institution *starting from the end of calendar year in which report was submitted)</w:t>
            </w:r>
          </w:p>
          <w:p w14:paraId="6488CC52" w14:textId="77777777" w:rsidR="003774F8" w:rsidRPr="0073084E" w:rsidRDefault="003774F8" w:rsidP="006B3B3B">
            <w:pPr>
              <w:rPr>
                <w:rFonts w:ascii="Tele-GroteskNor" w:hAnsi="Tele-GroteskNor"/>
                <w:lang w:val="en-GB"/>
              </w:rPr>
            </w:pPr>
          </w:p>
          <w:p w14:paraId="5273DE87" w14:textId="7C006850" w:rsidR="003774F8" w:rsidRPr="0073084E" w:rsidRDefault="003774F8" w:rsidP="006B3B3B">
            <w:pPr>
              <w:rPr>
                <w:rFonts w:ascii="Tele-GroteskNor" w:hAnsi="Tele-GroteskNor"/>
                <w:lang w:val="en-GB"/>
              </w:rPr>
            </w:pPr>
            <w:r w:rsidRPr="5B8144A8">
              <w:rPr>
                <w:rFonts w:ascii="Tele-GroteskNor" w:hAnsi="Tele-GroteskNor"/>
                <w:lang w:val="en-GB"/>
              </w:rPr>
              <w:t>Before 1999: Minimum 50 years from employee termination</w:t>
            </w:r>
          </w:p>
        </w:tc>
        <w:tc>
          <w:tcPr>
            <w:tcW w:w="2610" w:type="dxa"/>
          </w:tcPr>
          <w:p w14:paraId="422CC23A" w14:textId="77777777" w:rsidR="003774F8" w:rsidRPr="00930F4A" w:rsidRDefault="003774F8" w:rsidP="006B3B3B">
            <w:pPr>
              <w:rPr>
                <w:rFonts w:ascii="Tele-GroteskNor" w:hAnsi="Tele-GroteskNor"/>
                <w:lang w:val="en-GB"/>
              </w:rPr>
            </w:pPr>
            <w:r>
              <w:rPr>
                <w:rFonts w:ascii="Tele-GroteskNor" w:hAnsi="Tele-GroteskNor"/>
                <w:lang w:val="en-GB"/>
              </w:rPr>
              <w:t>Paper or electronic</w:t>
            </w:r>
          </w:p>
        </w:tc>
        <w:tc>
          <w:tcPr>
            <w:tcW w:w="2352" w:type="dxa"/>
          </w:tcPr>
          <w:p w14:paraId="4A23F519" w14:textId="276A0A77" w:rsidR="003774F8" w:rsidRPr="00A74960" w:rsidRDefault="32B91DA2" w:rsidP="006B3B3B">
            <w:pPr>
              <w:rPr>
                <w:rFonts w:ascii="Tele-GroteskNor" w:hAnsi="Tele-GroteskNor"/>
                <w:lang w:val="en-GB"/>
              </w:rPr>
            </w:pPr>
            <w:r w:rsidRPr="03E68CE8">
              <w:rPr>
                <w:rFonts w:ascii="Tele-GroteskNor" w:hAnsi="Tele-GroteskNor"/>
                <w:lang w:val="en-GB"/>
              </w:rPr>
              <w:t xml:space="preserve">Act on Amendment of Some Acts in Connection with Shortening the Period of Storage of Employee Files and their </w:t>
            </w:r>
            <w:r w:rsidR="22D1D33C" w:rsidRPr="03E68CE8">
              <w:rPr>
                <w:rFonts w:ascii="Tele-GroteskNor" w:hAnsi="Tele-GroteskNor"/>
                <w:lang w:val="en-GB"/>
              </w:rPr>
              <w:t>Electronification</w:t>
            </w:r>
            <w:r w:rsidRPr="03E68CE8">
              <w:rPr>
                <w:rFonts w:ascii="Tele-GroteskNor" w:hAnsi="Tele-GroteskNor"/>
                <w:lang w:val="en-GB"/>
              </w:rPr>
              <w:t xml:space="preserve"> (2018) art. 7</w:t>
            </w:r>
          </w:p>
          <w:p w14:paraId="607EAB9A" w14:textId="77777777" w:rsidR="003774F8" w:rsidRPr="00A74960" w:rsidRDefault="003774F8" w:rsidP="006B3B3B">
            <w:pPr>
              <w:rPr>
                <w:rFonts w:ascii="Tele-GroteskNor" w:hAnsi="Tele-GroteskNor"/>
                <w:lang w:val="en-GB"/>
              </w:rPr>
            </w:pPr>
          </w:p>
          <w:p w14:paraId="768A25E2" w14:textId="77777777" w:rsidR="003774F8" w:rsidRPr="00A74960" w:rsidRDefault="003774F8" w:rsidP="006B3B3B">
            <w:pPr>
              <w:rPr>
                <w:rFonts w:ascii="Tele-GroteskNor" w:hAnsi="Tele-GroteskNor"/>
                <w:lang w:val="en-GB"/>
              </w:rPr>
            </w:pPr>
            <w:r w:rsidRPr="5B8144A8">
              <w:rPr>
                <w:rFonts w:ascii="Tele-GroteskNor" w:hAnsi="Tele-GroteskNor"/>
                <w:lang w:val="en-GB"/>
              </w:rPr>
              <w:t>The Labor Code, art.94, 9b</w:t>
            </w:r>
          </w:p>
          <w:p w14:paraId="2CDC415E" w14:textId="77777777" w:rsidR="003774F8" w:rsidRPr="00A74960" w:rsidRDefault="003774F8" w:rsidP="006B3B3B">
            <w:pPr>
              <w:rPr>
                <w:rFonts w:ascii="Tele-GroteskNor" w:hAnsi="Tele-GroteskNor"/>
                <w:lang w:val="en-GB"/>
              </w:rPr>
            </w:pPr>
          </w:p>
          <w:p w14:paraId="18C48D24" w14:textId="77777777" w:rsidR="003774F8" w:rsidRPr="00A74960" w:rsidRDefault="003774F8" w:rsidP="006B3B3B">
            <w:pPr>
              <w:rPr>
                <w:rFonts w:ascii="Tele-GroteskNor" w:hAnsi="Tele-GroteskNor"/>
                <w:lang w:val="en-GB"/>
              </w:rPr>
            </w:pPr>
            <w:r w:rsidRPr="5B8144A8">
              <w:rPr>
                <w:rFonts w:ascii="Tele-GroteskNor" w:hAnsi="Tele-GroteskNor"/>
                <w:lang w:val="en-GB"/>
              </w:rPr>
              <w:t>Act on Pensions from Social Security Fund, art. 125a, 4a</w:t>
            </w:r>
          </w:p>
          <w:p w14:paraId="47675753" w14:textId="77777777" w:rsidR="003774F8" w:rsidRPr="00A74960" w:rsidRDefault="003774F8" w:rsidP="006B3B3B">
            <w:pPr>
              <w:rPr>
                <w:rFonts w:ascii="Tele-GroteskNor" w:hAnsi="Tele-GroteskNor"/>
                <w:lang w:val="en-GB"/>
              </w:rPr>
            </w:pPr>
          </w:p>
          <w:p w14:paraId="628DDC4C" w14:textId="77777777" w:rsidR="003774F8" w:rsidRPr="00A74960" w:rsidRDefault="003774F8" w:rsidP="006B3B3B">
            <w:pPr>
              <w:rPr>
                <w:rFonts w:ascii="Tele-GroteskNor" w:hAnsi="Tele-GroteskNor"/>
                <w:lang w:val="en-GB"/>
              </w:rPr>
            </w:pPr>
            <w:r w:rsidRPr="5B8144A8">
              <w:rPr>
                <w:rFonts w:ascii="Tele-GroteskNor" w:hAnsi="Tele-GroteskNor"/>
                <w:lang w:val="en-GB"/>
              </w:rPr>
              <w:t>Act on National Archiving System and Archives, art. 51(u), 1 (binding before 2019)</w:t>
            </w:r>
          </w:p>
          <w:p w14:paraId="774944F2" w14:textId="77777777" w:rsidR="003774F8" w:rsidRPr="00A74960" w:rsidRDefault="003774F8" w:rsidP="006B3B3B">
            <w:pPr>
              <w:rPr>
                <w:rFonts w:ascii="Tele-GroteskNor" w:hAnsi="Tele-GroteskNor"/>
                <w:lang w:val="en-US"/>
              </w:rPr>
            </w:pPr>
          </w:p>
          <w:p w14:paraId="50E6E2FC" w14:textId="77777777" w:rsidR="003774F8" w:rsidRPr="00A74960" w:rsidRDefault="003774F8" w:rsidP="006B3B3B">
            <w:pPr>
              <w:rPr>
                <w:rFonts w:ascii="Tele-GroteskNor" w:hAnsi="Tele-GroteskNor"/>
                <w:lang w:val="en-GB"/>
              </w:rPr>
            </w:pPr>
          </w:p>
        </w:tc>
      </w:tr>
      <w:tr w:rsidR="003774F8" w:rsidRPr="005F0C03" w14:paraId="3EF553DD" w14:textId="77777777" w:rsidTr="13F5212B">
        <w:tc>
          <w:tcPr>
            <w:tcW w:w="2689" w:type="dxa"/>
          </w:tcPr>
          <w:p w14:paraId="1B2FBD22" w14:textId="77777777" w:rsidR="003774F8" w:rsidRDefault="003774F8" w:rsidP="006B3B3B">
            <w:pPr>
              <w:rPr>
                <w:rFonts w:ascii="Tele-GroteskNor" w:hAnsi="Tele-GroteskNor"/>
                <w:lang w:val="en-GB"/>
              </w:rPr>
            </w:pPr>
            <w:r>
              <w:rPr>
                <w:rFonts w:ascii="Tele-GroteskNor" w:hAnsi="Tele-GroteskNor"/>
                <w:lang w:val="en-GB"/>
              </w:rPr>
              <w:lastRenderedPageBreak/>
              <w:t xml:space="preserve">Annual leave </w:t>
            </w:r>
          </w:p>
        </w:tc>
        <w:tc>
          <w:tcPr>
            <w:tcW w:w="2267" w:type="dxa"/>
          </w:tcPr>
          <w:p w14:paraId="117794E6" w14:textId="77777777" w:rsidR="003774F8" w:rsidRPr="0073084E" w:rsidRDefault="003774F8" w:rsidP="006B3B3B">
            <w:pPr>
              <w:rPr>
                <w:rFonts w:ascii="Verdana" w:hAnsi="Verdana"/>
                <w:sz w:val="20"/>
                <w:szCs w:val="20"/>
                <w:lang w:val="en-GB"/>
              </w:rPr>
            </w:pPr>
            <w:r w:rsidRPr="5B8144A8">
              <w:rPr>
                <w:rFonts w:ascii="Tele-GroteskNor" w:hAnsi="Tele-GroteskNor"/>
                <w:lang w:val="en-GB"/>
              </w:rPr>
              <w:t xml:space="preserve"> Dependent on data of hire:</w:t>
            </w:r>
          </w:p>
          <w:p w14:paraId="33980356" w14:textId="77777777" w:rsidR="003774F8" w:rsidRPr="0073084E" w:rsidRDefault="003774F8" w:rsidP="006B3B3B">
            <w:pPr>
              <w:rPr>
                <w:rFonts w:ascii="Tele-GroteskNor" w:hAnsi="Tele-GroteskNor"/>
                <w:lang w:val="en-GB"/>
              </w:rPr>
            </w:pPr>
          </w:p>
          <w:p w14:paraId="69C4D487" w14:textId="77777777" w:rsidR="003774F8" w:rsidRPr="0073084E" w:rsidRDefault="003774F8" w:rsidP="006B3B3B">
            <w:pPr>
              <w:rPr>
                <w:rFonts w:ascii="Tele-GroteskNor" w:hAnsi="Tele-GroteskNor"/>
                <w:lang w:val="en-GB"/>
              </w:rPr>
            </w:pPr>
            <w:r w:rsidRPr="5B8144A8">
              <w:rPr>
                <w:rFonts w:ascii="Tele-GroteskNor" w:hAnsi="Tele-GroteskNor"/>
                <w:lang w:val="en-GB"/>
              </w:rPr>
              <w:t>After January 1, 2019: Minimum 10 years from the end of the calendar year after employment contact was terminated</w:t>
            </w:r>
          </w:p>
          <w:p w14:paraId="3F1A3A86" w14:textId="77777777" w:rsidR="003774F8" w:rsidRPr="0073084E" w:rsidRDefault="003774F8" w:rsidP="006B3B3B">
            <w:pPr>
              <w:rPr>
                <w:rFonts w:ascii="Tele-GroteskNor" w:hAnsi="Tele-GroteskNor"/>
                <w:lang w:val="en-GB"/>
              </w:rPr>
            </w:pPr>
          </w:p>
          <w:p w14:paraId="6C440DB4" w14:textId="68E489AF" w:rsidR="003774F8" w:rsidRPr="0073084E" w:rsidRDefault="32B91DA2" w:rsidP="006B3B3B">
            <w:pPr>
              <w:rPr>
                <w:rFonts w:ascii="Verdana" w:hAnsi="Verdana"/>
                <w:sz w:val="20"/>
                <w:szCs w:val="20"/>
                <w:lang w:val="en-GB"/>
              </w:rPr>
            </w:pPr>
            <w:r w:rsidRPr="03E68CE8">
              <w:rPr>
                <w:rFonts w:ascii="Tele-GroteskNor" w:hAnsi="Tele-GroteskNor"/>
                <w:lang w:val="en-GB"/>
              </w:rPr>
              <w:t xml:space="preserve">Between January 1999 – December 2018: minimum 50 years, or shortened minimum of 10 years if submit </w:t>
            </w:r>
            <w:r w:rsidR="4A149641" w:rsidRPr="03E68CE8">
              <w:rPr>
                <w:rFonts w:ascii="Tele-GroteskNor" w:hAnsi="Tele-GroteskNor"/>
                <w:lang w:val="en-GB"/>
              </w:rPr>
              <w:t>information</w:t>
            </w:r>
            <w:r w:rsidRPr="03E68CE8">
              <w:rPr>
                <w:rFonts w:ascii="Tele-GroteskNor" w:hAnsi="Tele-GroteskNor"/>
                <w:lang w:val="en-GB"/>
              </w:rPr>
              <w:t xml:space="preserve"> report to Social Security Institution *starting from the end of calendar year in which report was submitted)</w:t>
            </w:r>
          </w:p>
          <w:p w14:paraId="09CEA93B" w14:textId="77777777" w:rsidR="003774F8" w:rsidRPr="0073084E" w:rsidRDefault="003774F8" w:rsidP="006B3B3B">
            <w:pPr>
              <w:rPr>
                <w:rFonts w:ascii="Tele-GroteskNor" w:hAnsi="Tele-GroteskNor"/>
                <w:lang w:val="en-GB"/>
              </w:rPr>
            </w:pPr>
          </w:p>
          <w:p w14:paraId="583EF334" w14:textId="77777777" w:rsidR="003774F8" w:rsidRPr="0073084E" w:rsidRDefault="003774F8" w:rsidP="006B3B3B">
            <w:pPr>
              <w:rPr>
                <w:rFonts w:ascii="Tele-GroteskNor" w:hAnsi="Tele-GroteskNor"/>
                <w:lang w:val="en-GB"/>
              </w:rPr>
            </w:pPr>
            <w:r w:rsidRPr="5B8144A8">
              <w:rPr>
                <w:rFonts w:ascii="Tele-GroteskNor" w:hAnsi="Tele-GroteskNor"/>
                <w:lang w:val="en-GB"/>
              </w:rPr>
              <w:t>Before 1999: Minimum 50 years from employee termination</w:t>
            </w:r>
          </w:p>
        </w:tc>
        <w:tc>
          <w:tcPr>
            <w:tcW w:w="2610" w:type="dxa"/>
          </w:tcPr>
          <w:p w14:paraId="020509A1" w14:textId="77777777" w:rsidR="003774F8" w:rsidRDefault="003774F8" w:rsidP="006B3B3B">
            <w:r w:rsidRPr="00930F4A">
              <w:rPr>
                <w:rFonts w:ascii="Tele-GroteskNor" w:hAnsi="Tele-GroteskNor"/>
                <w:lang w:val="en-GB"/>
              </w:rPr>
              <w:t>Paper or electronic</w:t>
            </w:r>
          </w:p>
        </w:tc>
        <w:tc>
          <w:tcPr>
            <w:tcW w:w="2352" w:type="dxa"/>
          </w:tcPr>
          <w:p w14:paraId="164F2302" w14:textId="331B3585" w:rsidR="003774F8" w:rsidRDefault="32B91DA2" w:rsidP="006B3B3B">
            <w:pPr>
              <w:rPr>
                <w:rFonts w:ascii="Tele-GroteskNor" w:hAnsi="Tele-GroteskNor"/>
                <w:lang w:val="en-GB"/>
              </w:rPr>
            </w:pPr>
            <w:r w:rsidRPr="03E68CE8">
              <w:rPr>
                <w:rFonts w:ascii="Tele-GroteskNor" w:hAnsi="Tele-GroteskNor"/>
                <w:lang w:val="en-GB"/>
              </w:rPr>
              <w:t xml:space="preserve">Act on Amendment of Some Acts in Connection with Shortening the Period of Storage of Employee Files and their </w:t>
            </w:r>
            <w:r w:rsidR="195BF0CD" w:rsidRPr="03E68CE8">
              <w:rPr>
                <w:rFonts w:ascii="Tele-GroteskNor" w:hAnsi="Tele-GroteskNor"/>
                <w:lang w:val="en-GB"/>
              </w:rPr>
              <w:t>Electronification</w:t>
            </w:r>
            <w:r w:rsidRPr="03E68CE8">
              <w:rPr>
                <w:rFonts w:ascii="Tele-GroteskNor" w:hAnsi="Tele-GroteskNor"/>
                <w:lang w:val="en-GB"/>
              </w:rPr>
              <w:t xml:space="preserve"> (2018) art. 7</w:t>
            </w:r>
          </w:p>
          <w:p w14:paraId="74FEBC12" w14:textId="77777777" w:rsidR="003774F8" w:rsidRDefault="003774F8" w:rsidP="006B3B3B">
            <w:pPr>
              <w:rPr>
                <w:rFonts w:ascii="Tele-GroteskNor" w:hAnsi="Tele-GroteskNor"/>
                <w:lang w:val="en-GB"/>
              </w:rPr>
            </w:pPr>
          </w:p>
          <w:p w14:paraId="6B820628" w14:textId="77777777" w:rsidR="003774F8" w:rsidRDefault="003774F8" w:rsidP="006B3B3B">
            <w:pPr>
              <w:rPr>
                <w:rFonts w:ascii="Tele-GroteskNor" w:hAnsi="Tele-GroteskNor"/>
                <w:lang w:val="en-GB"/>
              </w:rPr>
            </w:pPr>
            <w:r w:rsidRPr="5B8144A8">
              <w:rPr>
                <w:rFonts w:ascii="Tele-GroteskNor" w:hAnsi="Tele-GroteskNor"/>
                <w:lang w:val="en-GB"/>
              </w:rPr>
              <w:t>The Labor Code, art.94, 9b</w:t>
            </w:r>
          </w:p>
          <w:p w14:paraId="7633240A" w14:textId="77777777" w:rsidR="003774F8" w:rsidRDefault="003774F8" w:rsidP="006B3B3B">
            <w:pPr>
              <w:rPr>
                <w:rFonts w:ascii="Tele-GroteskNor" w:hAnsi="Tele-GroteskNor"/>
                <w:lang w:val="en-GB"/>
              </w:rPr>
            </w:pPr>
          </w:p>
          <w:p w14:paraId="22FA890C" w14:textId="77777777" w:rsidR="003774F8" w:rsidRDefault="003774F8" w:rsidP="006B3B3B">
            <w:pPr>
              <w:rPr>
                <w:rFonts w:ascii="Tele-GroteskNor" w:hAnsi="Tele-GroteskNor"/>
                <w:lang w:val="en-GB"/>
              </w:rPr>
            </w:pPr>
            <w:r w:rsidRPr="5B8144A8">
              <w:rPr>
                <w:rFonts w:ascii="Tele-GroteskNor" w:hAnsi="Tele-GroteskNor"/>
                <w:lang w:val="en-GB"/>
              </w:rPr>
              <w:t>Act on Pensions from Social Security Fund, art. 125a, 4a</w:t>
            </w:r>
          </w:p>
          <w:p w14:paraId="00685D1E" w14:textId="77777777" w:rsidR="003774F8" w:rsidRDefault="003774F8" w:rsidP="006B3B3B">
            <w:pPr>
              <w:rPr>
                <w:rFonts w:ascii="Tele-GroteskNor" w:hAnsi="Tele-GroteskNor"/>
                <w:lang w:val="en-GB"/>
              </w:rPr>
            </w:pPr>
          </w:p>
          <w:p w14:paraId="3EC8ED83" w14:textId="77777777" w:rsidR="003774F8" w:rsidRDefault="003774F8" w:rsidP="006B3B3B">
            <w:pPr>
              <w:rPr>
                <w:rFonts w:ascii="Tele-GroteskNor" w:hAnsi="Tele-GroteskNor"/>
                <w:lang w:val="en-GB"/>
              </w:rPr>
            </w:pPr>
            <w:r w:rsidRPr="5B8144A8">
              <w:rPr>
                <w:rFonts w:ascii="Tele-GroteskNor" w:hAnsi="Tele-GroteskNor"/>
                <w:lang w:val="en-GB"/>
              </w:rPr>
              <w:t>Act on National Archiving System and Archives, art. 51(u), 1 (binding before 2019)</w:t>
            </w:r>
          </w:p>
          <w:p w14:paraId="3D4C9B79" w14:textId="77777777" w:rsidR="003774F8" w:rsidRPr="00EE1ADD" w:rsidRDefault="003774F8" w:rsidP="006B3B3B">
            <w:pPr>
              <w:rPr>
                <w:rFonts w:ascii="Tele-GroteskNor" w:hAnsi="Tele-GroteskNor"/>
                <w:lang w:val="en-US"/>
              </w:rPr>
            </w:pPr>
          </w:p>
        </w:tc>
      </w:tr>
      <w:tr w:rsidR="00521AD1" w:rsidRPr="005F0C03" w14:paraId="5C0FE9C9" w14:textId="77777777" w:rsidTr="13F5212B">
        <w:tc>
          <w:tcPr>
            <w:tcW w:w="9918" w:type="dxa"/>
            <w:gridSpan w:val="4"/>
            <w:shd w:val="clear" w:color="auto" w:fill="BFBFBF" w:themeFill="background1" w:themeFillShade="BF"/>
          </w:tcPr>
          <w:p w14:paraId="19BBFE1A" w14:textId="1C2FF2D1" w:rsidR="00521AD1" w:rsidRPr="002658F1" w:rsidRDefault="04090FA5" w:rsidP="006B3B3B">
            <w:pPr>
              <w:rPr>
                <w:lang w:val="en-US"/>
              </w:rPr>
            </w:pPr>
            <w:r w:rsidRPr="13F5212B">
              <w:rPr>
                <w:rFonts w:ascii="Tele-GroteskNor" w:hAnsi="Tele-GroteskNor"/>
                <w:b/>
                <w:bCs/>
                <w:sz w:val="24"/>
                <w:szCs w:val="24"/>
                <w:lang w:val="en-GB"/>
              </w:rPr>
              <w:t xml:space="preserve">HR data: </w:t>
            </w:r>
            <w:r w:rsidR="1FC1E119" w:rsidRPr="13F5212B">
              <w:rPr>
                <w:rFonts w:ascii="Tele-GroteskNor" w:hAnsi="Tele-GroteskNor"/>
                <w:b/>
                <w:bCs/>
                <w:sz w:val="24"/>
                <w:szCs w:val="24"/>
                <w:lang w:val="en-GB"/>
              </w:rPr>
              <w:t>Payroll and salary records</w:t>
            </w:r>
          </w:p>
        </w:tc>
      </w:tr>
      <w:tr w:rsidR="00521AD1" w:rsidRPr="002C49DD" w14:paraId="32168AED" w14:textId="77777777" w:rsidTr="13F5212B">
        <w:tc>
          <w:tcPr>
            <w:tcW w:w="2689" w:type="dxa"/>
            <w:shd w:val="clear" w:color="auto" w:fill="BFBFBF" w:themeFill="background1" w:themeFillShade="BF"/>
          </w:tcPr>
          <w:p w14:paraId="6988A2A7" w14:textId="77777777" w:rsidR="00521AD1" w:rsidRPr="002C49DD" w:rsidRDefault="00521AD1"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39D4CA51" w14:textId="77777777" w:rsidR="00521AD1" w:rsidRPr="002C49DD" w:rsidRDefault="00521AD1"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3362639D" w14:textId="77777777" w:rsidR="00521AD1" w:rsidRPr="002C49DD" w:rsidRDefault="00521AD1"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60943DDF" w14:textId="77777777" w:rsidR="00521AD1" w:rsidRPr="002C49DD" w:rsidRDefault="00521AD1" w:rsidP="006B3B3B">
            <w:pPr>
              <w:rPr>
                <w:rFonts w:ascii="Tele-GroteskNor" w:hAnsi="Tele-GroteskNor"/>
                <w:b/>
                <w:sz w:val="24"/>
                <w:lang w:val="en-GB"/>
              </w:rPr>
            </w:pPr>
            <w:r w:rsidRPr="002C49DD">
              <w:rPr>
                <w:rFonts w:ascii="Tele-GroteskNor" w:hAnsi="Tele-GroteskNor"/>
                <w:b/>
                <w:sz w:val="24"/>
                <w:lang w:val="en-GB"/>
              </w:rPr>
              <w:t>Reference</w:t>
            </w:r>
          </w:p>
        </w:tc>
      </w:tr>
      <w:tr w:rsidR="00521AD1" w:rsidRPr="005F0C03" w14:paraId="7C6F8C86" w14:textId="77777777" w:rsidTr="13F5212B">
        <w:tc>
          <w:tcPr>
            <w:tcW w:w="2689" w:type="dxa"/>
          </w:tcPr>
          <w:p w14:paraId="25DC63B1" w14:textId="394552B7" w:rsidR="00521AD1" w:rsidRPr="002C49DD" w:rsidRDefault="0066651F" w:rsidP="006B3B3B">
            <w:pPr>
              <w:rPr>
                <w:rFonts w:ascii="Tele-GroteskNor" w:hAnsi="Tele-GroteskNor"/>
                <w:lang w:val="en-GB"/>
              </w:rPr>
            </w:pPr>
            <w:r>
              <w:rPr>
                <w:rFonts w:ascii="Tele-GroteskNor" w:hAnsi="Tele-GroteskNor"/>
                <w:lang w:val="en-GB"/>
              </w:rPr>
              <w:t>Income Tax records and correspondence</w:t>
            </w:r>
          </w:p>
        </w:tc>
        <w:tc>
          <w:tcPr>
            <w:tcW w:w="2267" w:type="dxa"/>
          </w:tcPr>
          <w:p w14:paraId="12E93C9E" w14:textId="77777777" w:rsidR="00521AD1" w:rsidRDefault="00521AD1" w:rsidP="006B3B3B">
            <w:pPr>
              <w:rPr>
                <w:rFonts w:ascii="Tele-GroteskNor" w:hAnsi="Tele-GroteskNor"/>
                <w:lang w:val="en-GB"/>
              </w:rPr>
            </w:pPr>
            <w:r w:rsidRPr="5B8144A8">
              <w:rPr>
                <w:rFonts w:ascii="Tele-GroteskNor" w:hAnsi="Tele-GroteskNor"/>
                <w:lang w:val="en-GB"/>
              </w:rPr>
              <w:t>Minimum 5years after the year they relate to</w:t>
            </w:r>
          </w:p>
        </w:tc>
        <w:tc>
          <w:tcPr>
            <w:tcW w:w="2610" w:type="dxa"/>
          </w:tcPr>
          <w:p w14:paraId="18C73F89" w14:textId="77777777" w:rsidR="00521AD1" w:rsidRPr="00930F4A" w:rsidRDefault="00521AD1" w:rsidP="006B3B3B">
            <w:pPr>
              <w:rPr>
                <w:rFonts w:ascii="Tele-GroteskNor" w:hAnsi="Tele-GroteskNor"/>
                <w:lang w:val="en-GB"/>
              </w:rPr>
            </w:pPr>
            <w:r>
              <w:rPr>
                <w:rFonts w:ascii="Tele-GroteskNor" w:hAnsi="Tele-GroteskNor"/>
                <w:lang w:val="en-GB"/>
              </w:rPr>
              <w:t>Paper or electronic</w:t>
            </w:r>
          </w:p>
        </w:tc>
        <w:tc>
          <w:tcPr>
            <w:tcW w:w="2352" w:type="dxa"/>
          </w:tcPr>
          <w:p w14:paraId="1EFA1E77" w14:textId="3A2B4DA3" w:rsidR="00521AD1" w:rsidRPr="002C49DD" w:rsidRDefault="00521AD1" w:rsidP="006B3B3B">
            <w:pPr>
              <w:rPr>
                <w:rFonts w:ascii="Tele-GroteskNor" w:hAnsi="Tele-GroteskNor"/>
                <w:lang w:val="en-GB"/>
              </w:rPr>
            </w:pPr>
            <w:r w:rsidRPr="5B8144A8">
              <w:rPr>
                <w:rFonts w:ascii="Tele-GroteskNor" w:hAnsi="Tele-GroteskNor"/>
                <w:lang w:val="en-GB"/>
              </w:rPr>
              <w:t>Act of 29 September 1994 on Accounting, art. 74</w:t>
            </w:r>
          </w:p>
        </w:tc>
      </w:tr>
      <w:tr w:rsidR="00521AD1" w:rsidRPr="005F0C03" w14:paraId="59CDD8B9" w14:textId="77777777" w:rsidTr="13F5212B">
        <w:tc>
          <w:tcPr>
            <w:tcW w:w="2689" w:type="dxa"/>
          </w:tcPr>
          <w:p w14:paraId="5E6EF3F4" w14:textId="77777777" w:rsidR="00521AD1" w:rsidRPr="002C49DD" w:rsidRDefault="00521AD1" w:rsidP="006B3B3B">
            <w:pPr>
              <w:rPr>
                <w:rFonts w:ascii="Tele-GroteskNor" w:hAnsi="Tele-GroteskNor"/>
                <w:lang w:val="en-GB"/>
              </w:rPr>
            </w:pPr>
            <w:r w:rsidRPr="5B8144A8">
              <w:rPr>
                <w:rFonts w:ascii="Tele-GroteskNor" w:hAnsi="Tele-GroteskNor"/>
                <w:lang w:val="en-GB"/>
              </w:rPr>
              <w:t>Records relating to hours worked and payments made</w:t>
            </w:r>
          </w:p>
        </w:tc>
        <w:tc>
          <w:tcPr>
            <w:tcW w:w="2267" w:type="dxa"/>
          </w:tcPr>
          <w:p w14:paraId="6191BA78" w14:textId="77777777" w:rsidR="00521AD1" w:rsidRPr="002C49DD" w:rsidRDefault="00521AD1" w:rsidP="006B3B3B">
            <w:pPr>
              <w:rPr>
                <w:rFonts w:ascii="Verdana" w:hAnsi="Verdana"/>
                <w:sz w:val="20"/>
                <w:szCs w:val="20"/>
                <w:lang w:val="en-GB"/>
              </w:rPr>
            </w:pPr>
            <w:r w:rsidRPr="5B8144A8">
              <w:rPr>
                <w:rFonts w:ascii="Tele-GroteskNor" w:hAnsi="Tele-GroteskNor"/>
                <w:lang w:val="en-GB"/>
              </w:rPr>
              <w:t>Dependent on data of hire:</w:t>
            </w:r>
          </w:p>
          <w:p w14:paraId="2EAB7DD6" w14:textId="77777777" w:rsidR="00521AD1" w:rsidRPr="002C49DD" w:rsidRDefault="00521AD1" w:rsidP="006B3B3B">
            <w:pPr>
              <w:rPr>
                <w:rFonts w:ascii="Tele-GroteskNor" w:hAnsi="Tele-GroteskNor"/>
                <w:lang w:val="en-GB"/>
              </w:rPr>
            </w:pPr>
          </w:p>
          <w:p w14:paraId="04075855" w14:textId="77777777" w:rsidR="00521AD1" w:rsidRPr="002C49DD" w:rsidRDefault="00521AD1" w:rsidP="006B3B3B">
            <w:pPr>
              <w:rPr>
                <w:rFonts w:ascii="Tele-GroteskNor" w:hAnsi="Tele-GroteskNor"/>
                <w:lang w:val="en-GB"/>
              </w:rPr>
            </w:pPr>
            <w:r w:rsidRPr="5B8144A8">
              <w:rPr>
                <w:rFonts w:ascii="Tele-GroteskNor" w:hAnsi="Tele-GroteskNor"/>
                <w:lang w:val="en-GB"/>
              </w:rPr>
              <w:t>After January 1, 2019: Minimum 10 years from the end of the calendar year after employment contact was terminated</w:t>
            </w:r>
          </w:p>
          <w:p w14:paraId="28D46356" w14:textId="77777777" w:rsidR="00521AD1" w:rsidRPr="002C49DD" w:rsidRDefault="00521AD1" w:rsidP="006B3B3B">
            <w:pPr>
              <w:rPr>
                <w:rFonts w:ascii="Tele-GroteskNor" w:hAnsi="Tele-GroteskNor"/>
                <w:lang w:val="en-GB"/>
              </w:rPr>
            </w:pPr>
          </w:p>
          <w:p w14:paraId="76F3A564" w14:textId="1C96C59A" w:rsidR="00521AD1" w:rsidRPr="002C49DD" w:rsidRDefault="4280D1BB" w:rsidP="006B3B3B">
            <w:pPr>
              <w:rPr>
                <w:rFonts w:ascii="Verdana" w:hAnsi="Verdana"/>
                <w:sz w:val="20"/>
                <w:szCs w:val="20"/>
                <w:lang w:val="en-GB"/>
              </w:rPr>
            </w:pPr>
            <w:r w:rsidRPr="03E68CE8">
              <w:rPr>
                <w:rFonts w:ascii="Tele-GroteskNor" w:hAnsi="Tele-GroteskNor"/>
                <w:lang w:val="en-GB"/>
              </w:rPr>
              <w:t xml:space="preserve">Between January 1999 – December 2018: minimum 50 years, or shortened minimum of 10 years if submit </w:t>
            </w:r>
            <w:r w:rsidR="2310DFEA" w:rsidRPr="03E68CE8">
              <w:rPr>
                <w:rFonts w:ascii="Tele-GroteskNor" w:hAnsi="Tele-GroteskNor"/>
                <w:lang w:val="en-GB"/>
              </w:rPr>
              <w:t>information</w:t>
            </w:r>
            <w:r w:rsidRPr="03E68CE8">
              <w:rPr>
                <w:rFonts w:ascii="Tele-GroteskNor" w:hAnsi="Tele-GroteskNor"/>
                <w:lang w:val="en-GB"/>
              </w:rPr>
              <w:t xml:space="preserve"> report to Social Security Institution *starting from the end of </w:t>
            </w:r>
            <w:r w:rsidRPr="03E68CE8">
              <w:rPr>
                <w:rFonts w:ascii="Tele-GroteskNor" w:hAnsi="Tele-GroteskNor"/>
                <w:lang w:val="en-GB"/>
              </w:rPr>
              <w:lastRenderedPageBreak/>
              <w:t>calendar year in which report was submitted)</w:t>
            </w:r>
          </w:p>
          <w:p w14:paraId="7C1CF4A5" w14:textId="77777777" w:rsidR="00521AD1" w:rsidRPr="002C49DD" w:rsidRDefault="00521AD1" w:rsidP="006B3B3B">
            <w:pPr>
              <w:rPr>
                <w:rFonts w:ascii="Tele-GroteskNor" w:hAnsi="Tele-GroteskNor"/>
                <w:lang w:val="en-GB"/>
              </w:rPr>
            </w:pPr>
          </w:p>
          <w:p w14:paraId="70878015" w14:textId="3CF995B5" w:rsidR="00521AD1" w:rsidRPr="002C49DD" w:rsidRDefault="00521AD1" w:rsidP="006B3B3B">
            <w:pPr>
              <w:rPr>
                <w:rFonts w:ascii="Tele-GroteskNor" w:hAnsi="Tele-GroteskNor"/>
                <w:lang w:val="en-GB"/>
              </w:rPr>
            </w:pPr>
            <w:r w:rsidRPr="5B8144A8">
              <w:rPr>
                <w:rFonts w:ascii="Tele-GroteskNor" w:hAnsi="Tele-GroteskNor"/>
                <w:lang w:val="en-GB"/>
              </w:rPr>
              <w:t xml:space="preserve">Before 1999: Minimum 50 years from employee termination </w:t>
            </w:r>
          </w:p>
        </w:tc>
        <w:tc>
          <w:tcPr>
            <w:tcW w:w="2610" w:type="dxa"/>
          </w:tcPr>
          <w:p w14:paraId="19499640" w14:textId="77777777" w:rsidR="00521AD1" w:rsidRPr="002C49DD" w:rsidRDefault="00521AD1" w:rsidP="006B3B3B">
            <w:pPr>
              <w:rPr>
                <w:rFonts w:ascii="Tele-GroteskNor" w:hAnsi="Tele-GroteskNor"/>
                <w:lang w:val="en-GB"/>
              </w:rPr>
            </w:pPr>
            <w:r w:rsidRPr="5B8144A8">
              <w:rPr>
                <w:rFonts w:ascii="Tele-GroteskNor" w:hAnsi="Tele-GroteskNor"/>
                <w:lang w:val="en-GB"/>
              </w:rPr>
              <w:lastRenderedPageBreak/>
              <w:t>Paper or electronic</w:t>
            </w:r>
          </w:p>
        </w:tc>
        <w:tc>
          <w:tcPr>
            <w:tcW w:w="2352" w:type="dxa"/>
          </w:tcPr>
          <w:p w14:paraId="3715C907" w14:textId="77777777" w:rsidR="00521AD1" w:rsidRPr="002C49DD" w:rsidRDefault="00521AD1" w:rsidP="006B3B3B">
            <w:pPr>
              <w:rPr>
                <w:rFonts w:ascii="Tele-GroteskNor" w:hAnsi="Tele-GroteskNor"/>
                <w:lang w:val="en-GB"/>
              </w:rPr>
            </w:pPr>
          </w:p>
        </w:tc>
      </w:tr>
      <w:tr w:rsidR="00521AD1" w:rsidRPr="002C49DD" w14:paraId="491EC031" w14:textId="77777777" w:rsidTr="13F5212B">
        <w:tc>
          <w:tcPr>
            <w:tcW w:w="2689" w:type="dxa"/>
          </w:tcPr>
          <w:p w14:paraId="4900207A" w14:textId="77777777" w:rsidR="00521AD1" w:rsidRPr="002C49DD" w:rsidRDefault="00521AD1" w:rsidP="006B3B3B">
            <w:pPr>
              <w:rPr>
                <w:rFonts w:ascii="Tele-GroteskNor" w:hAnsi="Tele-GroteskNor"/>
                <w:lang w:val="en-GB"/>
              </w:rPr>
            </w:pPr>
            <w:r w:rsidRPr="5B8144A8">
              <w:rPr>
                <w:rFonts w:ascii="Tele-GroteskNor" w:hAnsi="Tele-GroteskNor"/>
                <w:lang w:val="en-GB"/>
              </w:rPr>
              <w:t>National Minimum Wage Records</w:t>
            </w:r>
          </w:p>
        </w:tc>
        <w:tc>
          <w:tcPr>
            <w:tcW w:w="2267" w:type="dxa"/>
          </w:tcPr>
          <w:p w14:paraId="24EAB80C" w14:textId="77777777" w:rsidR="00521AD1" w:rsidRPr="002C49DD" w:rsidRDefault="00521AD1" w:rsidP="006B3B3B">
            <w:pPr>
              <w:rPr>
                <w:rFonts w:ascii="Verdana" w:hAnsi="Verdana"/>
                <w:sz w:val="20"/>
                <w:szCs w:val="20"/>
                <w:lang w:val="en-GB"/>
              </w:rPr>
            </w:pPr>
            <w:r w:rsidRPr="5B8144A8">
              <w:rPr>
                <w:rFonts w:ascii="Tele-GroteskNor" w:hAnsi="Tele-GroteskNor"/>
                <w:lang w:val="en-GB"/>
              </w:rPr>
              <w:t>Dependent on data of hire:</w:t>
            </w:r>
          </w:p>
          <w:p w14:paraId="5BA36206" w14:textId="77777777" w:rsidR="00521AD1" w:rsidRPr="002C49DD" w:rsidRDefault="00521AD1" w:rsidP="006B3B3B">
            <w:pPr>
              <w:rPr>
                <w:rFonts w:ascii="Tele-GroteskNor" w:hAnsi="Tele-GroteskNor"/>
                <w:lang w:val="en-GB"/>
              </w:rPr>
            </w:pPr>
          </w:p>
          <w:p w14:paraId="25F46CD4" w14:textId="77777777" w:rsidR="00521AD1" w:rsidRPr="002C49DD" w:rsidRDefault="00521AD1" w:rsidP="006B3B3B">
            <w:pPr>
              <w:rPr>
                <w:rFonts w:ascii="Tele-GroteskNor" w:hAnsi="Tele-GroteskNor"/>
                <w:lang w:val="en-GB"/>
              </w:rPr>
            </w:pPr>
            <w:r w:rsidRPr="5B8144A8">
              <w:rPr>
                <w:rFonts w:ascii="Tele-GroteskNor" w:hAnsi="Tele-GroteskNor"/>
                <w:lang w:val="en-GB"/>
              </w:rPr>
              <w:t>After January 1, 2019: Minimum 10 years from the end of the calendar year after employment contact was terminated</w:t>
            </w:r>
          </w:p>
          <w:p w14:paraId="2CFFC307" w14:textId="77777777" w:rsidR="00521AD1" w:rsidRPr="002C49DD" w:rsidRDefault="00521AD1" w:rsidP="006B3B3B">
            <w:pPr>
              <w:rPr>
                <w:rFonts w:ascii="Tele-GroteskNor" w:hAnsi="Tele-GroteskNor"/>
                <w:lang w:val="en-GB"/>
              </w:rPr>
            </w:pPr>
          </w:p>
          <w:p w14:paraId="6AE9BE5B" w14:textId="77777777" w:rsidR="00521AD1" w:rsidRPr="002C49DD" w:rsidRDefault="00521AD1" w:rsidP="006B3B3B">
            <w:pPr>
              <w:rPr>
                <w:rFonts w:ascii="Verdana" w:hAnsi="Verdana"/>
                <w:sz w:val="20"/>
                <w:szCs w:val="20"/>
                <w:lang w:val="en-GB"/>
              </w:rPr>
            </w:pPr>
            <w:r w:rsidRPr="5B8144A8">
              <w:rPr>
                <w:rFonts w:ascii="Tele-GroteskNor" w:hAnsi="Tele-GroteskNor"/>
                <w:lang w:val="en-GB"/>
              </w:rPr>
              <w:t xml:space="preserve">Between January 1999 – December 2018: minimum 50 years, or shortened minimum of 10 years if submit </w:t>
            </w:r>
            <w:proofErr w:type="spellStart"/>
            <w:r w:rsidRPr="5B8144A8">
              <w:rPr>
                <w:rFonts w:ascii="Tele-GroteskNor" w:hAnsi="Tele-GroteskNor"/>
                <w:lang w:val="en-GB"/>
              </w:rPr>
              <w:t>inofmration</w:t>
            </w:r>
            <w:proofErr w:type="spellEnd"/>
            <w:r w:rsidRPr="5B8144A8">
              <w:rPr>
                <w:rFonts w:ascii="Tele-GroteskNor" w:hAnsi="Tele-GroteskNor"/>
                <w:lang w:val="en-GB"/>
              </w:rPr>
              <w:t xml:space="preserve"> report to Social Security Institution *starting from the end of calendar year in which report was submitted)</w:t>
            </w:r>
          </w:p>
          <w:p w14:paraId="24388898" w14:textId="77777777" w:rsidR="00521AD1" w:rsidRPr="002C49DD" w:rsidRDefault="00521AD1" w:rsidP="006B3B3B">
            <w:pPr>
              <w:rPr>
                <w:rFonts w:ascii="Tele-GroteskNor" w:hAnsi="Tele-GroteskNor"/>
                <w:lang w:val="en-GB"/>
              </w:rPr>
            </w:pPr>
          </w:p>
          <w:p w14:paraId="27DCF979" w14:textId="77777777" w:rsidR="00521AD1" w:rsidRPr="002C49DD" w:rsidRDefault="00521AD1" w:rsidP="006B3B3B">
            <w:pPr>
              <w:rPr>
                <w:rFonts w:ascii="Tele-GroteskNor" w:hAnsi="Tele-GroteskNor"/>
                <w:lang w:val="en-GB"/>
              </w:rPr>
            </w:pPr>
            <w:r w:rsidRPr="5B8144A8">
              <w:rPr>
                <w:rFonts w:ascii="Tele-GroteskNor" w:hAnsi="Tele-GroteskNor"/>
                <w:lang w:val="en-GB"/>
              </w:rPr>
              <w:t xml:space="preserve">Before 1999: Minimum 50 years from employee termination </w:t>
            </w:r>
          </w:p>
          <w:p w14:paraId="635B7105" w14:textId="77777777" w:rsidR="00521AD1" w:rsidRPr="002C49DD" w:rsidRDefault="00521AD1" w:rsidP="006B3B3B">
            <w:pPr>
              <w:rPr>
                <w:rFonts w:ascii="Tele-GroteskNor" w:hAnsi="Tele-GroteskNor"/>
                <w:lang w:val="en-GB"/>
              </w:rPr>
            </w:pPr>
          </w:p>
        </w:tc>
        <w:tc>
          <w:tcPr>
            <w:tcW w:w="2610" w:type="dxa"/>
          </w:tcPr>
          <w:p w14:paraId="460BB365" w14:textId="77777777" w:rsidR="00521AD1" w:rsidRPr="002C49DD" w:rsidRDefault="00521AD1" w:rsidP="006B3B3B">
            <w:pPr>
              <w:rPr>
                <w:rFonts w:ascii="Tele-GroteskNor" w:hAnsi="Tele-GroteskNor"/>
                <w:lang w:val="en-GB"/>
              </w:rPr>
            </w:pPr>
            <w:r>
              <w:rPr>
                <w:rFonts w:ascii="Tele-GroteskNor" w:hAnsi="Tele-GroteskNor"/>
                <w:lang w:val="en-GB"/>
              </w:rPr>
              <w:t>Paper or electronic</w:t>
            </w:r>
          </w:p>
        </w:tc>
        <w:tc>
          <w:tcPr>
            <w:tcW w:w="2352" w:type="dxa"/>
          </w:tcPr>
          <w:p w14:paraId="49EDF6B8" w14:textId="77777777" w:rsidR="00521AD1" w:rsidRPr="002C49DD" w:rsidRDefault="00521AD1" w:rsidP="006B3B3B">
            <w:pPr>
              <w:rPr>
                <w:rFonts w:ascii="Tele-GroteskNor" w:hAnsi="Tele-GroteskNor"/>
                <w:lang w:val="en-GB"/>
              </w:rPr>
            </w:pPr>
          </w:p>
        </w:tc>
      </w:tr>
      <w:tr w:rsidR="00521AD1" w:rsidRPr="005F0C03" w14:paraId="6EC2ACE6" w14:textId="77777777" w:rsidTr="13F5212B">
        <w:tc>
          <w:tcPr>
            <w:tcW w:w="2689" w:type="dxa"/>
          </w:tcPr>
          <w:p w14:paraId="3BBFFF5A" w14:textId="5D0A8F94" w:rsidR="00521AD1" w:rsidRDefault="4280D1BB" w:rsidP="006B3B3B">
            <w:pPr>
              <w:rPr>
                <w:rFonts w:ascii="Tele-GroteskNor" w:hAnsi="Tele-GroteskNor"/>
                <w:lang w:val="en-GB"/>
              </w:rPr>
            </w:pPr>
            <w:r w:rsidRPr="03E68CE8">
              <w:rPr>
                <w:rFonts w:ascii="Tele-GroteskNor" w:hAnsi="Tele-GroteskNor"/>
                <w:lang w:val="en-GB"/>
              </w:rPr>
              <w:t xml:space="preserve">Wage and salary records </w:t>
            </w:r>
          </w:p>
          <w:p w14:paraId="4FB3FA95" w14:textId="5D79FEBB" w:rsidR="00521AD1" w:rsidRPr="002C49DD" w:rsidRDefault="00521AD1" w:rsidP="006B3B3B">
            <w:pPr>
              <w:rPr>
                <w:rFonts w:ascii="Tele-GroteskNor" w:hAnsi="Tele-GroteskNor"/>
                <w:lang w:val="en-GB"/>
              </w:rPr>
            </w:pPr>
            <w:r>
              <w:rPr>
                <w:rFonts w:ascii="Tele-GroteskNor" w:hAnsi="Tele-GroteskNor"/>
                <w:lang w:val="en-GB"/>
              </w:rPr>
              <w:t>(Including overtime, bonuses)</w:t>
            </w:r>
          </w:p>
        </w:tc>
        <w:tc>
          <w:tcPr>
            <w:tcW w:w="2267" w:type="dxa"/>
          </w:tcPr>
          <w:p w14:paraId="46A10CA1" w14:textId="77777777" w:rsidR="00521AD1" w:rsidRPr="002C49DD" w:rsidRDefault="00521AD1" w:rsidP="006B3B3B">
            <w:pPr>
              <w:rPr>
                <w:rFonts w:ascii="Verdana" w:hAnsi="Verdana"/>
                <w:sz w:val="20"/>
                <w:szCs w:val="20"/>
                <w:lang w:val="en-GB"/>
              </w:rPr>
            </w:pPr>
            <w:r w:rsidRPr="5B8144A8">
              <w:rPr>
                <w:rFonts w:ascii="Tele-GroteskNor" w:hAnsi="Tele-GroteskNor"/>
                <w:lang w:val="en-GB"/>
              </w:rPr>
              <w:t>Dependent on data of hire:</w:t>
            </w:r>
          </w:p>
          <w:p w14:paraId="2B6E68E9" w14:textId="77777777" w:rsidR="00521AD1" w:rsidRPr="002C49DD" w:rsidRDefault="00521AD1" w:rsidP="006B3B3B">
            <w:pPr>
              <w:rPr>
                <w:rFonts w:ascii="Tele-GroteskNor" w:hAnsi="Tele-GroteskNor"/>
                <w:lang w:val="en-GB"/>
              </w:rPr>
            </w:pPr>
          </w:p>
          <w:p w14:paraId="45BB861D" w14:textId="77777777" w:rsidR="00521AD1" w:rsidRPr="002C49DD" w:rsidRDefault="00521AD1" w:rsidP="006B3B3B">
            <w:pPr>
              <w:rPr>
                <w:rFonts w:ascii="Tele-GroteskNor" w:hAnsi="Tele-GroteskNor"/>
                <w:lang w:val="en-GB"/>
              </w:rPr>
            </w:pPr>
            <w:r w:rsidRPr="5B8144A8">
              <w:rPr>
                <w:rFonts w:ascii="Tele-GroteskNor" w:hAnsi="Tele-GroteskNor"/>
                <w:lang w:val="en-GB"/>
              </w:rPr>
              <w:t>After January 1, 2019: Minimum 10 years from the end of the calendar year after employment contact was terminated</w:t>
            </w:r>
          </w:p>
          <w:p w14:paraId="4614EDB6" w14:textId="77777777" w:rsidR="00521AD1" w:rsidRPr="002C49DD" w:rsidRDefault="00521AD1" w:rsidP="006B3B3B">
            <w:pPr>
              <w:rPr>
                <w:rFonts w:ascii="Tele-GroteskNor" w:hAnsi="Tele-GroteskNor"/>
                <w:lang w:val="en-GB"/>
              </w:rPr>
            </w:pPr>
          </w:p>
          <w:p w14:paraId="2BF03D87" w14:textId="3E03B525" w:rsidR="00521AD1" w:rsidRPr="002C49DD" w:rsidRDefault="4280D1BB" w:rsidP="006B3B3B">
            <w:pPr>
              <w:rPr>
                <w:rFonts w:ascii="Verdana" w:hAnsi="Verdana"/>
                <w:sz w:val="20"/>
                <w:szCs w:val="20"/>
                <w:lang w:val="en-GB"/>
              </w:rPr>
            </w:pPr>
            <w:r w:rsidRPr="03E68CE8">
              <w:rPr>
                <w:rFonts w:ascii="Tele-GroteskNor" w:hAnsi="Tele-GroteskNor"/>
                <w:lang w:val="en-GB"/>
              </w:rPr>
              <w:t xml:space="preserve">Between January 1999 – December 2018: minimum 50 years, or shortened minimum of 10 years if submit </w:t>
            </w:r>
            <w:r w:rsidR="654422E8" w:rsidRPr="03E68CE8">
              <w:rPr>
                <w:rFonts w:ascii="Tele-GroteskNor" w:hAnsi="Tele-GroteskNor"/>
                <w:lang w:val="en-GB"/>
              </w:rPr>
              <w:t>information</w:t>
            </w:r>
            <w:r w:rsidRPr="03E68CE8">
              <w:rPr>
                <w:rFonts w:ascii="Tele-GroteskNor" w:hAnsi="Tele-GroteskNor"/>
                <w:lang w:val="en-GB"/>
              </w:rPr>
              <w:t xml:space="preserve"> report to </w:t>
            </w:r>
            <w:r w:rsidRPr="03E68CE8">
              <w:rPr>
                <w:rFonts w:ascii="Tele-GroteskNor" w:hAnsi="Tele-GroteskNor"/>
                <w:lang w:val="en-GB"/>
              </w:rPr>
              <w:lastRenderedPageBreak/>
              <w:t>Social Security Institution *starting from the end of calendar year in which report was submitted)</w:t>
            </w:r>
          </w:p>
          <w:p w14:paraId="3A7538CA" w14:textId="77777777" w:rsidR="00521AD1" w:rsidRPr="002C49DD" w:rsidRDefault="00521AD1" w:rsidP="006B3B3B">
            <w:pPr>
              <w:rPr>
                <w:rFonts w:ascii="Tele-GroteskNor" w:hAnsi="Tele-GroteskNor"/>
                <w:lang w:val="en-GB"/>
              </w:rPr>
            </w:pPr>
          </w:p>
          <w:p w14:paraId="157BDCC2" w14:textId="1E1D435E" w:rsidR="00521AD1" w:rsidRPr="002C49DD" w:rsidRDefault="00521AD1" w:rsidP="006B3B3B">
            <w:pPr>
              <w:rPr>
                <w:rFonts w:ascii="Tele-GroteskNor" w:hAnsi="Tele-GroteskNor"/>
                <w:lang w:val="en-GB"/>
              </w:rPr>
            </w:pPr>
            <w:r w:rsidRPr="5B8144A8">
              <w:rPr>
                <w:rFonts w:ascii="Tele-GroteskNor" w:hAnsi="Tele-GroteskNor"/>
                <w:lang w:val="en-GB"/>
              </w:rPr>
              <w:t xml:space="preserve">Before 1999: Minimum 50 years from employee termination </w:t>
            </w:r>
          </w:p>
        </w:tc>
        <w:tc>
          <w:tcPr>
            <w:tcW w:w="2610" w:type="dxa"/>
          </w:tcPr>
          <w:p w14:paraId="4BD0B33A" w14:textId="77777777" w:rsidR="00521AD1" w:rsidRPr="002C49DD" w:rsidRDefault="00521AD1" w:rsidP="006B3B3B">
            <w:pPr>
              <w:rPr>
                <w:rFonts w:ascii="Tele-GroteskNor" w:hAnsi="Tele-GroteskNor"/>
                <w:lang w:val="en-GB"/>
              </w:rPr>
            </w:pPr>
            <w:r>
              <w:rPr>
                <w:rFonts w:ascii="Tele-GroteskNor" w:hAnsi="Tele-GroteskNor"/>
                <w:lang w:val="en-GB"/>
              </w:rPr>
              <w:lastRenderedPageBreak/>
              <w:t>Paper or electronic</w:t>
            </w:r>
          </w:p>
        </w:tc>
        <w:tc>
          <w:tcPr>
            <w:tcW w:w="2352" w:type="dxa"/>
          </w:tcPr>
          <w:p w14:paraId="20788D1E" w14:textId="771D35D9" w:rsidR="00521AD1" w:rsidRPr="002C49DD" w:rsidRDefault="4280D1BB" w:rsidP="006B3B3B">
            <w:pPr>
              <w:rPr>
                <w:rFonts w:ascii="Tele-GroteskNor" w:hAnsi="Tele-GroteskNor"/>
                <w:lang w:val="en-GB"/>
              </w:rPr>
            </w:pPr>
            <w:r w:rsidRPr="03E68CE8">
              <w:rPr>
                <w:rFonts w:ascii="Tele-GroteskNor" w:hAnsi="Tele-GroteskNor"/>
                <w:lang w:val="en-GB"/>
              </w:rPr>
              <w:t xml:space="preserve">Act on Amendment of Some Acts in Connection with Shortening the Period of Storage of Employee Files and their </w:t>
            </w:r>
            <w:r w:rsidR="7A41C088" w:rsidRPr="03E68CE8">
              <w:rPr>
                <w:rFonts w:ascii="Tele-GroteskNor" w:hAnsi="Tele-GroteskNor"/>
                <w:lang w:val="en-GB"/>
              </w:rPr>
              <w:t>Electronification</w:t>
            </w:r>
            <w:r w:rsidRPr="03E68CE8">
              <w:rPr>
                <w:rFonts w:ascii="Tele-GroteskNor" w:hAnsi="Tele-GroteskNor"/>
                <w:lang w:val="en-GB"/>
              </w:rPr>
              <w:t xml:space="preserve"> (2018) art. 7</w:t>
            </w:r>
          </w:p>
          <w:p w14:paraId="4BCA7198" w14:textId="77777777" w:rsidR="00521AD1" w:rsidRPr="002C49DD" w:rsidRDefault="00521AD1" w:rsidP="006B3B3B">
            <w:pPr>
              <w:rPr>
                <w:rFonts w:ascii="Tele-GroteskNor" w:hAnsi="Tele-GroteskNor"/>
                <w:lang w:val="en-GB"/>
              </w:rPr>
            </w:pPr>
          </w:p>
          <w:p w14:paraId="3074A8D0" w14:textId="77777777" w:rsidR="00521AD1" w:rsidRPr="002C49DD" w:rsidRDefault="00521AD1" w:rsidP="006B3B3B">
            <w:pPr>
              <w:rPr>
                <w:rFonts w:ascii="Tele-GroteskNor" w:hAnsi="Tele-GroteskNor"/>
                <w:lang w:val="en-GB"/>
              </w:rPr>
            </w:pPr>
            <w:r w:rsidRPr="5B8144A8">
              <w:rPr>
                <w:rFonts w:ascii="Tele-GroteskNor" w:hAnsi="Tele-GroteskNor"/>
                <w:lang w:val="en-GB"/>
              </w:rPr>
              <w:t>The Labor Code, art.94, 9b</w:t>
            </w:r>
          </w:p>
          <w:p w14:paraId="067D102D" w14:textId="77777777" w:rsidR="00521AD1" w:rsidRPr="002C49DD" w:rsidRDefault="00521AD1" w:rsidP="006B3B3B">
            <w:pPr>
              <w:rPr>
                <w:rFonts w:ascii="Tele-GroteskNor" w:hAnsi="Tele-GroteskNor"/>
                <w:lang w:val="en-GB"/>
              </w:rPr>
            </w:pPr>
          </w:p>
          <w:p w14:paraId="06E2554F" w14:textId="77777777" w:rsidR="00521AD1" w:rsidRPr="002C49DD" w:rsidRDefault="00521AD1" w:rsidP="006B3B3B">
            <w:pPr>
              <w:rPr>
                <w:rFonts w:ascii="Tele-GroteskNor" w:hAnsi="Tele-GroteskNor"/>
                <w:lang w:val="en-GB"/>
              </w:rPr>
            </w:pPr>
            <w:r w:rsidRPr="5B8144A8">
              <w:rPr>
                <w:rFonts w:ascii="Tele-GroteskNor" w:hAnsi="Tele-GroteskNor"/>
                <w:lang w:val="en-GB"/>
              </w:rPr>
              <w:t>Act on Pensions from Social Security Fund, art. 125a, 4a</w:t>
            </w:r>
          </w:p>
          <w:p w14:paraId="33EF6BB3" w14:textId="77777777" w:rsidR="00521AD1" w:rsidRPr="002C49DD" w:rsidRDefault="00521AD1" w:rsidP="006B3B3B">
            <w:pPr>
              <w:rPr>
                <w:rFonts w:ascii="Tele-GroteskNor" w:hAnsi="Tele-GroteskNor"/>
                <w:lang w:val="en-GB"/>
              </w:rPr>
            </w:pPr>
          </w:p>
          <w:p w14:paraId="03038E1E" w14:textId="77777777" w:rsidR="00521AD1" w:rsidRPr="002C49DD" w:rsidRDefault="00521AD1" w:rsidP="006B3B3B">
            <w:pPr>
              <w:rPr>
                <w:rFonts w:ascii="Tele-GroteskNor" w:hAnsi="Tele-GroteskNor"/>
                <w:lang w:val="en-GB"/>
              </w:rPr>
            </w:pPr>
            <w:r w:rsidRPr="5B8144A8">
              <w:rPr>
                <w:rFonts w:ascii="Tele-GroteskNor" w:hAnsi="Tele-GroteskNor"/>
                <w:lang w:val="en-GB"/>
              </w:rPr>
              <w:lastRenderedPageBreak/>
              <w:t>Act on National Archiving System and Archives, art. 51(u), 1 (binding before 2019)</w:t>
            </w:r>
          </w:p>
          <w:p w14:paraId="3A6FD171" w14:textId="77777777" w:rsidR="00521AD1" w:rsidRPr="002C49DD" w:rsidRDefault="00521AD1" w:rsidP="006B3B3B">
            <w:pPr>
              <w:rPr>
                <w:rFonts w:ascii="Tele-GroteskNor" w:hAnsi="Tele-GroteskNor"/>
                <w:lang w:val="en-GB"/>
              </w:rPr>
            </w:pPr>
          </w:p>
        </w:tc>
      </w:tr>
      <w:tr w:rsidR="00521AD1" w:rsidRPr="005F0C03" w14:paraId="7980CF89" w14:textId="77777777" w:rsidTr="13F5212B">
        <w:tc>
          <w:tcPr>
            <w:tcW w:w="2689" w:type="dxa"/>
          </w:tcPr>
          <w:p w14:paraId="3D6FE406" w14:textId="77777777" w:rsidR="00521AD1" w:rsidRDefault="00521AD1" w:rsidP="006B3B3B">
            <w:pPr>
              <w:rPr>
                <w:rFonts w:ascii="Tele-GroteskNor" w:hAnsi="Tele-GroteskNor"/>
                <w:lang w:val="en-GB"/>
              </w:rPr>
            </w:pPr>
            <w:r>
              <w:rPr>
                <w:rFonts w:ascii="Tele-GroteskNor" w:hAnsi="Tele-GroteskNor"/>
                <w:lang w:val="en-GB"/>
              </w:rPr>
              <w:lastRenderedPageBreak/>
              <w:t>Statutory Maternity, paternity Pay (SMP)records.</w:t>
            </w:r>
          </w:p>
        </w:tc>
        <w:tc>
          <w:tcPr>
            <w:tcW w:w="2267" w:type="dxa"/>
          </w:tcPr>
          <w:p w14:paraId="088B8663" w14:textId="77777777" w:rsidR="00521AD1" w:rsidRDefault="00521AD1" w:rsidP="006B3B3B">
            <w:pPr>
              <w:rPr>
                <w:rFonts w:ascii="Verdana" w:hAnsi="Verdana"/>
                <w:sz w:val="20"/>
                <w:szCs w:val="20"/>
                <w:lang w:val="en-GB"/>
              </w:rPr>
            </w:pPr>
            <w:r w:rsidRPr="5B8144A8">
              <w:rPr>
                <w:rFonts w:ascii="Tele-GroteskNor" w:hAnsi="Tele-GroteskNor"/>
                <w:lang w:val="en-GB"/>
              </w:rPr>
              <w:t xml:space="preserve"> Dependent on data of hire:</w:t>
            </w:r>
          </w:p>
          <w:p w14:paraId="6BAF2D06" w14:textId="77777777" w:rsidR="00521AD1" w:rsidRDefault="00521AD1" w:rsidP="006B3B3B">
            <w:pPr>
              <w:rPr>
                <w:rFonts w:ascii="Tele-GroteskNor" w:hAnsi="Tele-GroteskNor"/>
                <w:lang w:val="en-GB"/>
              </w:rPr>
            </w:pPr>
          </w:p>
          <w:p w14:paraId="3A5F2DB3" w14:textId="77777777" w:rsidR="00521AD1" w:rsidRDefault="00521AD1" w:rsidP="006B3B3B">
            <w:pPr>
              <w:rPr>
                <w:rFonts w:ascii="Tele-GroteskNor" w:hAnsi="Tele-GroteskNor"/>
                <w:lang w:val="en-GB"/>
              </w:rPr>
            </w:pPr>
            <w:r w:rsidRPr="5B8144A8">
              <w:rPr>
                <w:rFonts w:ascii="Tele-GroteskNor" w:hAnsi="Tele-GroteskNor"/>
                <w:lang w:val="en-GB"/>
              </w:rPr>
              <w:t>After January 1, 2019: Minimum 10 years from the end of the calendar year after employment contact was terminated</w:t>
            </w:r>
          </w:p>
          <w:p w14:paraId="706902DE" w14:textId="77777777" w:rsidR="00521AD1" w:rsidRDefault="00521AD1" w:rsidP="006B3B3B">
            <w:pPr>
              <w:rPr>
                <w:rFonts w:ascii="Tele-GroteskNor" w:hAnsi="Tele-GroteskNor"/>
                <w:lang w:val="en-GB"/>
              </w:rPr>
            </w:pPr>
          </w:p>
          <w:p w14:paraId="079FEC7F" w14:textId="521E8198" w:rsidR="00521AD1" w:rsidRDefault="4280D1BB" w:rsidP="006B3B3B">
            <w:pPr>
              <w:rPr>
                <w:rFonts w:ascii="Verdana" w:hAnsi="Verdana"/>
                <w:sz w:val="20"/>
                <w:szCs w:val="20"/>
                <w:lang w:val="en-GB"/>
              </w:rPr>
            </w:pPr>
            <w:r w:rsidRPr="03E68CE8">
              <w:rPr>
                <w:rFonts w:ascii="Tele-GroteskNor" w:hAnsi="Tele-GroteskNor"/>
                <w:lang w:val="en-GB"/>
              </w:rPr>
              <w:t xml:space="preserve">Between January 1999 – December 2018: minimum 50 years, or shortened minimum of 10 years if submit </w:t>
            </w:r>
            <w:r w:rsidR="53A407A9" w:rsidRPr="03E68CE8">
              <w:rPr>
                <w:rFonts w:ascii="Tele-GroteskNor" w:hAnsi="Tele-GroteskNor"/>
                <w:lang w:val="en-GB"/>
              </w:rPr>
              <w:t>information</w:t>
            </w:r>
            <w:r w:rsidRPr="03E68CE8">
              <w:rPr>
                <w:rFonts w:ascii="Tele-GroteskNor" w:hAnsi="Tele-GroteskNor"/>
                <w:lang w:val="en-GB"/>
              </w:rPr>
              <w:t xml:space="preserve"> report to Social Security Institution *starting from the end of calendar year in which report was submitted)</w:t>
            </w:r>
          </w:p>
          <w:p w14:paraId="1D4082B4" w14:textId="77777777" w:rsidR="00521AD1" w:rsidRDefault="00521AD1" w:rsidP="006B3B3B">
            <w:pPr>
              <w:rPr>
                <w:rFonts w:ascii="Tele-GroteskNor" w:hAnsi="Tele-GroteskNor"/>
                <w:lang w:val="en-GB"/>
              </w:rPr>
            </w:pPr>
          </w:p>
          <w:p w14:paraId="759997F5" w14:textId="2E396B03" w:rsidR="00521AD1" w:rsidRDefault="00521AD1" w:rsidP="006B3B3B">
            <w:pPr>
              <w:rPr>
                <w:rFonts w:ascii="Tele-GroteskNor" w:hAnsi="Tele-GroteskNor"/>
                <w:lang w:val="en-GB"/>
              </w:rPr>
            </w:pPr>
            <w:r w:rsidRPr="5B8144A8">
              <w:rPr>
                <w:rFonts w:ascii="Tele-GroteskNor" w:hAnsi="Tele-GroteskNor"/>
                <w:lang w:val="en-GB"/>
              </w:rPr>
              <w:t>Before 1999: Minimum 50 years from employee termination</w:t>
            </w:r>
          </w:p>
        </w:tc>
        <w:tc>
          <w:tcPr>
            <w:tcW w:w="2610" w:type="dxa"/>
          </w:tcPr>
          <w:p w14:paraId="206797AE" w14:textId="77777777" w:rsidR="00521AD1" w:rsidRDefault="00521AD1" w:rsidP="006B3B3B">
            <w:pPr>
              <w:rPr>
                <w:rFonts w:ascii="Tele-GroteskNor" w:hAnsi="Tele-GroteskNor"/>
                <w:lang w:val="en-GB"/>
              </w:rPr>
            </w:pPr>
            <w:r>
              <w:rPr>
                <w:rFonts w:ascii="Tele-GroteskNor" w:hAnsi="Tele-GroteskNor"/>
                <w:lang w:val="en-GB"/>
              </w:rPr>
              <w:t>Paper or electronic</w:t>
            </w:r>
          </w:p>
        </w:tc>
        <w:tc>
          <w:tcPr>
            <w:tcW w:w="2352" w:type="dxa"/>
          </w:tcPr>
          <w:p w14:paraId="4132A37C" w14:textId="47C7B6AD" w:rsidR="00521AD1" w:rsidRDefault="4280D1BB" w:rsidP="006B3B3B">
            <w:pPr>
              <w:rPr>
                <w:rFonts w:ascii="Tele-GroteskNor" w:hAnsi="Tele-GroteskNor"/>
                <w:lang w:val="en-GB"/>
              </w:rPr>
            </w:pPr>
            <w:r w:rsidRPr="03E68CE8">
              <w:rPr>
                <w:rFonts w:ascii="Tele-GroteskNor" w:hAnsi="Tele-GroteskNor"/>
                <w:lang w:val="en-GB"/>
              </w:rPr>
              <w:t xml:space="preserve">Act on Amendment of Some Acts in Connection with Shortening the Period of Storage of Employee Files and their </w:t>
            </w:r>
            <w:r w:rsidR="47C84D1E" w:rsidRPr="03E68CE8">
              <w:rPr>
                <w:rFonts w:ascii="Tele-GroteskNor" w:hAnsi="Tele-GroteskNor"/>
                <w:lang w:val="en-GB"/>
              </w:rPr>
              <w:t>Electronification</w:t>
            </w:r>
            <w:r w:rsidRPr="03E68CE8">
              <w:rPr>
                <w:rFonts w:ascii="Tele-GroteskNor" w:hAnsi="Tele-GroteskNor"/>
                <w:lang w:val="en-GB"/>
              </w:rPr>
              <w:t xml:space="preserve"> (2018) art. 7</w:t>
            </w:r>
          </w:p>
          <w:p w14:paraId="4EB6AB81" w14:textId="77777777" w:rsidR="00521AD1" w:rsidRDefault="00521AD1" w:rsidP="006B3B3B">
            <w:pPr>
              <w:rPr>
                <w:rFonts w:ascii="Tele-GroteskNor" w:hAnsi="Tele-GroteskNor"/>
                <w:lang w:val="en-GB"/>
              </w:rPr>
            </w:pPr>
          </w:p>
          <w:p w14:paraId="50DE5D70" w14:textId="77777777" w:rsidR="00521AD1" w:rsidRDefault="00521AD1" w:rsidP="006B3B3B">
            <w:pPr>
              <w:rPr>
                <w:rFonts w:ascii="Tele-GroteskNor" w:hAnsi="Tele-GroteskNor"/>
                <w:lang w:val="en-GB"/>
              </w:rPr>
            </w:pPr>
            <w:r w:rsidRPr="5B8144A8">
              <w:rPr>
                <w:rFonts w:ascii="Tele-GroteskNor" w:hAnsi="Tele-GroteskNor"/>
                <w:lang w:val="en-GB"/>
              </w:rPr>
              <w:t>The Labor Code, art.94, 9b</w:t>
            </w:r>
          </w:p>
          <w:p w14:paraId="7DB368E7" w14:textId="77777777" w:rsidR="00521AD1" w:rsidRDefault="00521AD1" w:rsidP="006B3B3B">
            <w:pPr>
              <w:rPr>
                <w:rFonts w:ascii="Tele-GroteskNor" w:hAnsi="Tele-GroteskNor"/>
                <w:lang w:val="en-GB"/>
              </w:rPr>
            </w:pPr>
          </w:p>
          <w:p w14:paraId="66CC503D" w14:textId="77777777" w:rsidR="00521AD1" w:rsidRDefault="00521AD1" w:rsidP="006B3B3B">
            <w:pPr>
              <w:rPr>
                <w:rFonts w:ascii="Tele-GroteskNor" w:hAnsi="Tele-GroteskNor"/>
                <w:lang w:val="en-GB"/>
              </w:rPr>
            </w:pPr>
            <w:r w:rsidRPr="5B8144A8">
              <w:rPr>
                <w:rFonts w:ascii="Tele-GroteskNor" w:hAnsi="Tele-GroteskNor"/>
                <w:lang w:val="en-GB"/>
              </w:rPr>
              <w:t>Act on Pensions from Social Security Fund, art. 125a, 4a</w:t>
            </w:r>
          </w:p>
          <w:p w14:paraId="472F2AC6" w14:textId="77777777" w:rsidR="00521AD1" w:rsidRDefault="00521AD1" w:rsidP="006B3B3B">
            <w:pPr>
              <w:rPr>
                <w:rFonts w:ascii="Tele-GroteskNor" w:hAnsi="Tele-GroteskNor"/>
                <w:lang w:val="en-GB"/>
              </w:rPr>
            </w:pPr>
          </w:p>
          <w:p w14:paraId="7788B602" w14:textId="77777777" w:rsidR="00521AD1" w:rsidRDefault="00521AD1" w:rsidP="006B3B3B">
            <w:pPr>
              <w:rPr>
                <w:rFonts w:ascii="Tele-GroteskNor" w:hAnsi="Tele-GroteskNor"/>
                <w:lang w:val="en-GB"/>
              </w:rPr>
            </w:pPr>
            <w:r w:rsidRPr="5B8144A8">
              <w:rPr>
                <w:rFonts w:ascii="Tele-GroteskNor" w:hAnsi="Tele-GroteskNor"/>
                <w:lang w:val="en-GB"/>
              </w:rPr>
              <w:t>Act on National Archiving System and Archives, art. 51(u), 1 (binding before 2019)</w:t>
            </w:r>
          </w:p>
          <w:p w14:paraId="52BB60E3" w14:textId="77777777" w:rsidR="00521AD1" w:rsidRDefault="00521AD1" w:rsidP="006B3B3B">
            <w:pPr>
              <w:rPr>
                <w:rFonts w:ascii="Tele-GroteskNor" w:hAnsi="Tele-GroteskNor"/>
                <w:lang w:val="en-GB"/>
              </w:rPr>
            </w:pPr>
          </w:p>
        </w:tc>
      </w:tr>
      <w:tr w:rsidR="00521AD1" w:rsidRPr="002C49DD" w14:paraId="6369EC5D" w14:textId="77777777" w:rsidTr="13F5212B">
        <w:tc>
          <w:tcPr>
            <w:tcW w:w="2689" w:type="dxa"/>
          </w:tcPr>
          <w:p w14:paraId="5DA6AA43" w14:textId="77777777" w:rsidR="00521AD1" w:rsidRDefault="00521AD1" w:rsidP="006B3B3B">
            <w:pPr>
              <w:rPr>
                <w:rFonts w:ascii="Tele-GroteskNor" w:hAnsi="Tele-GroteskNor"/>
                <w:lang w:val="en-GB"/>
              </w:rPr>
            </w:pPr>
            <w:r w:rsidRPr="5B8144A8">
              <w:rPr>
                <w:rFonts w:ascii="Tele-GroteskNor" w:hAnsi="Tele-GroteskNor"/>
                <w:lang w:val="en-GB"/>
              </w:rPr>
              <w:t>Pension records</w:t>
            </w:r>
          </w:p>
        </w:tc>
        <w:tc>
          <w:tcPr>
            <w:tcW w:w="2267" w:type="dxa"/>
          </w:tcPr>
          <w:p w14:paraId="5DDEB0F8" w14:textId="77777777" w:rsidR="00521AD1" w:rsidRPr="002C49DD" w:rsidRDefault="00521AD1" w:rsidP="006B3B3B">
            <w:pPr>
              <w:rPr>
                <w:rFonts w:ascii="Verdana" w:hAnsi="Verdana"/>
                <w:sz w:val="20"/>
                <w:szCs w:val="20"/>
                <w:lang w:val="en-GB"/>
              </w:rPr>
            </w:pPr>
            <w:r w:rsidRPr="5B8144A8">
              <w:rPr>
                <w:rFonts w:ascii="Tele-GroteskNor" w:hAnsi="Tele-GroteskNor"/>
                <w:lang w:val="en-GB"/>
              </w:rPr>
              <w:t>Dependent on data of hire:</w:t>
            </w:r>
          </w:p>
          <w:p w14:paraId="4337F1C3" w14:textId="77777777" w:rsidR="00521AD1" w:rsidRPr="002C49DD" w:rsidRDefault="00521AD1" w:rsidP="006B3B3B">
            <w:pPr>
              <w:rPr>
                <w:rFonts w:ascii="Tele-GroteskNor" w:hAnsi="Tele-GroteskNor"/>
                <w:lang w:val="en-GB"/>
              </w:rPr>
            </w:pPr>
          </w:p>
          <w:p w14:paraId="54428D3F" w14:textId="77777777" w:rsidR="00521AD1" w:rsidRPr="002C49DD" w:rsidRDefault="00521AD1" w:rsidP="006B3B3B">
            <w:pPr>
              <w:rPr>
                <w:rFonts w:ascii="Tele-GroteskNor" w:hAnsi="Tele-GroteskNor"/>
                <w:lang w:val="en-GB"/>
              </w:rPr>
            </w:pPr>
            <w:r w:rsidRPr="5B8144A8">
              <w:rPr>
                <w:rFonts w:ascii="Tele-GroteskNor" w:hAnsi="Tele-GroteskNor"/>
                <w:lang w:val="en-GB"/>
              </w:rPr>
              <w:t>After January 1, 2019: Minimum 10 years from the end of the calendar year after employment contact was terminated</w:t>
            </w:r>
          </w:p>
          <w:p w14:paraId="183187B3" w14:textId="77777777" w:rsidR="00521AD1" w:rsidRPr="002C49DD" w:rsidRDefault="00521AD1" w:rsidP="006B3B3B">
            <w:pPr>
              <w:rPr>
                <w:rFonts w:ascii="Tele-GroteskNor" w:hAnsi="Tele-GroteskNor"/>
                <w:lang w:val="en-GB"/>
              </w:rPr>
            </w:pPr>
          </w:p>
          <w:p w14:paraId="3F2FA163" w14:textId="3BC19070" w:rsidR="00521AD1" w:rsidRPr="002C49DD" w:rsidRDefault="4280D1BB" w:rsidP="006B3B3B">
            <w:pPr>
              <w:rPr>
                <w:rFonts w:ascii="Verdana" w:hAnsi="Verdana"/>
                <w:sz w:val="20"/>
                <w:szCs w:val="20"/>
                <w:lang w:val="en-GB"/>
              </w:rPr>
            </w:pPr>
            <w:r w:rsidRPr="03E68CE8">
              <w:rPr>
                <w:rFonts w:ascii="Tele-GroteskNor" w:hAnsi="Tele-GroteskNor"/>
                <w:lang w:val="en-GB"/>
              </w:rPr>
              <w:t xml:space="preserve">Between January 1999 – December 2018: minimum 50 years, or shortened minimum </w:t>
            </w:r>
            <w:r w:rsidRPr="03E68CE8">
              <w:rPr>
                <w:rFonts w:ascii="Tele-GroteskNor" w:hAnsi="Tele-GroteskNor"/>
                <w:lang w:val="en-GB"/>
              </w:rPr>
              <w:lastRenderedPageBreak/>
              <w:t xml:space="preserve">of 10 years if submit </w:t>
            </w:r>
            <w:r w:rsidR="12A4D95D" w:rsidRPr="03E68CE8">
              <w:rPr>
                <w:rFonts w:ascii="Tele-GroteskNor" w:hAnsi="Tele-GroteskNor"/>
                <w:lang w:val="en-GB"/>
              </w:rPr>
              <w:t>information</w:t>
            </w:r>
            <w:r w:rsidRPr="03E68CE8">
              <w:rPr>
                <w:rFonts w:ascii="Tele-GroteskNor" w:hAnsi="Tele-GroteskNor"/>
                <w:lang w:val="en-GB"/>
              </w:rPr>
              <w:t xml:space="preserve"> report to Social Security Institution *starting from the end of calendar year in which report was submitted)</w:t>
            </w:r>
          </w:p>
          <w:p w14:paraId="214F381F" w14:textId="77777777" w:rsidR="00521AD1" w:rsidRPr="002C49DD" w:rsidRDefault="00521AD1" w:rsidP="006B3B3B">
            <w:pPr>
              <w:rPr>
                <w:rFonts w:ascii="Tele-GroteskNor" w:hAnsi="Tele-GroteskNor"/>
                <w:lang w:val="en-GB"/>
              </w:rPr>
            </w:pPr>
          </w:p>
          <w:p w14:paraId="704D461B" w14:textId="4550EE42" w:rsidR="00521AD1" w:rsidRDefault="00521AD1" w:rsidP="006B3B3B">
            <w:pPr>
              <w:rPr>
                <w:rFonts w:ascii="Tele-GroteskNor" w:hAnsi="Tele-GroteskNor"/>
                <w:lang w:val="en-GB"/>
              </w:rPr>
            </w:pPr>
            <w:r w:rsidRPr="5B8144A8">
              <w:rPr>
                <w:rFonts w:ascii="Tele-GroteskNor" w:hAnsi="Tele-GroteskNor"/>
                <w:lang w:val="en-GB"/>
              </w:rPr>
              <w:t xml:space="preserve">Before 1999: Minimum 50 years from employee termination </w:t>
            </w:r>
          </w:p>
        </w:tc>
        <w:tc>
          <w:tcPr>
            <w:tcW w:w="2610" w:type="dxa"/>
          </w:tcPr>
          <w:p w14:paraId="5F875A3D" w14:textId="77777777" w:rsidR="00521AD1" w:rsidRDefault="00521AD1" w:rsidP="006B3B3B">
            <w:pPr>
              <w:rPr>
                <w:rFonts w:ascii="Tele-GroteskNor" w:hAnsi="Tele-GroteskNor"/>
                <w:lang w:val="en-GB"/>
              </w:rPr>
            </w:pPr>
            <w:r>
              <w:rPr>
                <w:rFonts w:ascii="Tele-GroteskNor" w:hAnsi="Tele-GroteskNor"/>
                <w:lang w:val="en-GB"/>
              </w:rPr>
              <w:lastRenderedPageBreak/>
              <w:t>Paper or electronic</w:t>
            </w:r>
          </w:p>
        </w:tc>
        <w:tc>
          <w:tcPr>
            <w:tcW w:w="2352" w:type="dxa"/>
          </w:tcPr>
          <w:p w14:paraId="669DCDAB" w14:textId="74B731A9" w:rsidR="00521AD1" w:rsidRPr="002C49DD" w:rsidRDefault="4280D1BB" w:rsidP="006B3B3B">
            <w:pPr>
              <w:rPr>
                <w:rFonts w:ascii="Tele-GroteskNor" w:hAnsi="Tele-GroteskNor"/>
                <w:lang w:val="en-GB"/>
              </w:rPr>
            </w:pPr>
            <w:r w:rsidRPr="03E68CE8">
              <w:rPr>
                <w:rFonts w:ascii="Tele-GroteskNor" w:hAnsi="Tele-GroteskNor"/>
                <w:lang w:val="en-GB"/>
              </w:rPr>
              <w:t xml:space="preserve">Act on Amendment of Some Acts in Connection with Shortening the Period of Storage of Employee Files and their </w:t>
            </w:r>
            <w:r w:rsidR="398DFB8F" w:rsidRPr="03E68CE8">
              <w:rPr>
                <w:rFonts w:ascii="Tele-GroteskNor" w:hAnsi="Tele-GroteskNor"/>
                <w:lang w:val="en-GB"/>
              </w:rPr>
              <w:t>Electronification</w:t>
            </w:r>
            <w:r w:rsidRPr="03E68CE8">
              <w:rPr>
                <w:rFonts w:ascii="Tele-GroteskNor" w:hAnsi="Tele-GroteskNor"/>
                <w:lang w:val="en-GB"/>
              </w:rPr>
              <w:t xml:space="preserve"> (2018) art. 7</w:t>
            </w:r>
          </w:p>
          <w:p w14:paraId="4EE80E75" w14:textId="77777777" w:rsidR="00521AD1" w:rsidRPr="002C49DD" w:rsidRDefault="00521AD1" w:rsidP="006B3B3B">
            <w:pPr>
              <w:rPr>
                <w:rFonts w:ascii="Tele-GroteskNor" w:hAnsi="Tele-GroteskNor"/>
                <w:lang w:val="en-GB"/>
              </w:rPr>
            </w:pPr>
          </w:p>
          <w:p w14:paraId="377F8994" w14:textId="77777777" w:rsidR="00521AD1" w:rsidRPr="002C49DD" w:rsidRDefault="00521AD1" w:rsidP="006B3B3B">
            <w:pPr>
              <w:rPr>
                <w:rFonts w:ascii="Tele-GroteskNor" w:hAnsi="Tele-GroteskNor"/>
                <w:lang w:val="en-GB"/>
              </w:rPr>
            </w:pPr>
            <w:r w:rsidRPr="5B8144A8">
              <w:rPr>
                <w:rFonts w:ascii="Tele-GroteskNor" w:hAnsi="Tele-GroteskNor"/>
                <w:lang w:val="en-GB"/>
              </w:rPr>
              <w:t>The Labor Code, art.94, 9b</w:t>
            </w:r>
          </w:p>
          <w:p w14:paraId="32CDBBE6" w14:textId="77777777" w:rsidR="00521AD1" w:rsidRPr="002C49DD" w:rsidRDefault="00521AD1" w:rsidP="006B3B3B">
            <w:pPr>
              <w:rPr>
                <w:rFonts w:ascii="Tele-GroteskNor" w:hAnsi="Tele-GroteskNor"/>
                <w:lang w:val="en-GB"/>
              </w:rPr>
            </w:pPr>
          </w:p>
          <w:p w14:paraId="19AE24D3" w14:textId="77777777" w:rsidR="00521AD1" w:rsidRPr="002C49DD" w:rsidRDefault="00521AD1" w:rsidP="006B3B3B">
            <w:pPr>
              <w:rPr>
                <w:rFonts w:ascii="Tele-GroteskNor" w:hAnsi="Tele-GroteskNor"/>
                <w:lang w:val="en-GB"/>
              </w:rPr>
            </w:pPr>
            <w:r w:rsidRPr="5B8144A8">
              <w:rPr>
                <w:rFonts w:ascii="Tele-GroteskNor" w:hAnsi="Tele-GroteskNor"/>
                <w:lang w:val="en-GB"/>
              </w:rPr>
              <w:lastRenderedPageBreak/>
              <w:t>Act on Pensions from Social Security Fund, art. 125a, 4a</w:t>
            </w:r>
          </w:p>
          <w:p w14:paraId="48C763F4" w14:textId="77777777" w:rsidR="00521AD1" w:rsidRPr="002C49DD" w:rsidRDefault="00521AD1" w:rsidP="006B3B3B">
            <w:pPr>
              <w:rPr>
                <w:rFonts w:ascii="Tele-GroteskNor" w:hAnsi="Tele-GroteskNor"/>
                <w:lang w:val="en-GB"/>
              </w:rPr>
            </w:pPr>
          </w:p>
          <w:p w14:paraId="2452756A" w14:textId="77777777" w:rsidR="00521AD1" w:rsidRPr="002C49DD" w:rsidRDefault="00521AD1" w:rsidP="006B3B3B">
            <w:pPr>
              <w:rPr>
                <w:rFonts w:ascii="Tele-GroteskNor" w:hAnsi="Tele-GroteskNor"/>
                <w:lang w:val="en-GB"/>
              </w:rPr>
            </w:pPr>
            <w:r w:rsidRPr="5B8144A8">
              <w:rPr>
                <w:rFonts w:ascii="Tele-GroteskNor" w:hAnsi="Tele-GroteskNor"/>
                <w:lang w:val="en-GB"/>
              </w:rPr>
              <w:t>Act on National Archiving System and Archives, art. 51(u), 1 (binding before 2019)</w:t>
            </w:r>
          </w:p>
          <w:p w14:paraId="0A6F1AF5" w14:textId="77777777" w:rsidR="00521AD1" w:rsidRDefault="00521AD1" w:rsidP="006B3B3B">
            <w:pPr>
              <w:rPr>
                <w:rFonts w:ascii="Tele-GroteskNor" w:hAnsi="Tele-GroteskNor"/>
                <w:lang w:val="en-GB"/>
              </w:rPr>
            </w:pPr>
          </w:p>
        </w:tc>
      </w:tr>
      <w:tr w:rsidR="00521AD1" w14:paraId="05D9AE71" w14:textId="77777777" w:rsidTr="13F5212B">
        <w:tc>
          <w:tcPr>
            <w:tcW w:w="2689" w:type="dxa"/>
          </w:tcPr>
          <w:p w14:paraId="719D90F0" w14:textId="77777777" w:rsidR="00521AD1" w:rsidRDefault="00521AD1" w:rsidP="006B3B3B">
            <w:pPr>
              <w:rPr>
                <w:rFonts w:ascii="Tele-GroteskNor" w:hAnsi="Tele-GroteskNor"/>
                <w:lang w:val="en-GB"/>
              </w:rPr>
            </w:pPr>
            <w:r w:rsidRPr="5B8144A8">
              <w:rPr>
                <w:rFonts w:ascii="Tele-GroteskNor" w:hAnsi="Tele-GroteskNor"/>
                <w:lang w:val="en-GB"/>
              </w:rPr>
              <w:lastRenderedPageBreak/>
              <w:t xml:space="preserve">Benefits (plan documents, </w:t>
            </w:r>
            <w:proofErr w:type="spellStart"/>
            <w:r w:rsidRPr="5B8144A8">
              <w:rPr>
                <w:rFonts w:ascii="Tele-GroteskNor" w:hAnsi="Tele-GroteskNor"/>
                <w:lang w:val="en-GB"/>
              </w:rPr>
              <w:t>enrollment</w:t>
            </w:r>
            <w:proofErr w:type="spellEnd"/>
            <w:r w:rsidRPr="5B8144A8">
              <w:rPr>
                <w:rFonts w:ascii="Tele-GroteskNor" w:hAnsi="Tele-GroteskNor"/>
                <w:lang w:val="en-GB"/>
              </w:rPr>
              <w:t xml:space="preserve"> records)</w:t>
            </w:r>
          </w:p>
        </w:tc>
        <w:tc>
          <w:tcPr>
            <w:tcW w:w="2267" w:type="dxa"/>
          </w:tcPr>
          <w:p w14:paraId="44CE2945" w14:textId="77777777" w:rsidR="00521AD1" w:rsidRPr="002C49DD" w:rsidRDefault="00521AD1" w:rsidP="006B3B3B">
            <w:pPr>
              <w:rPr>
                <w:rFonts w:ascii="Verdana" w:hAnsi="Verdana"/>
                <w:sz w:val="20"/>
                <w:szCs w:val="20"/>
                <w:lang w:val="en-GB"/>
              </w:rPr>
            </w:pPr>
            <w:r w:rsidRPr="5B8144A8">
              <w:rPr>
                <w:rFonts w:ascii="Tele-GroteskNor" w:hAnsi="Tele-GroteskNor"/>
                <w:lang w:val="en-GB"/>
              </w:rPr>
              <w:t>Dependent on data of hire:</w:t>
            </w:r>
          </w:p>
          <w:p w14:paraId="34120D11" w14:textId="77777777" w:rsidR="00521AD1" w:rsidRPr="002C49DD" w:rsidRDefault="00521AD1" w:rsidP="006B3B3B">
            <w:pPr>
              <w:rPr>
                <w:rFonts w:ascii="Tele-GroteskNor" w:hAnsi="Tele-GroteskNor"/>
                <w:lang w:val="en-GB"/>
              </w:rPr>
            </w:pPr>
          </w:p>
          <w:p w14:paraId="338C0637" w14:textId="77777777" w:rsidR="00521AD1" w:rsidRPr="002C49DD" w:rsidRDefault="00521AD1" w:rsidP="006B3B3B">
            <w:pPr>
              <w:rPr>
                <w:rFonts w:ascii="Tele-GroteskNor" w:hAnsi="Tele-GroteskNor"/>
                <w:lang w:val="en-GB"/>
              </w:rPr>
            </w:pPr>
            <w:r w:rsidRPr="5B8144A8">
              <w:rPr>
                <w:rFonts w:ascii="Tele-GroteskNor" w:hAnsi="Tele-GroteskNor"/>
                <w:lang w:val="en-GB"/>
              </w:rPr>
              <w:t>After January 1, 2019: Minimum 10 years from the end of the calendar year after employment contact was terminated</w:t>
            </w:r>
          </w:p>
          <w:p w14:paraId="1DD738EF" w14:textId="77777777" w:rsidR="00521AD1" w:rsidRPr="002C49DD" w:rsidRDefault="00521AD1" w:rsidP="006B3B3B">
            <w:pPr>
              <w:rPr>
                <w:rFonts w:ascii="Tele-GroteskNor" w:hAnsi="Tele-GroteskNor"/>
                <w:lang w:val="en-GB"/>
              </w:rPr>
            </w:pPr>
          </w:p>
          <w:p w14:paraId="64AFF134" w14:textId="04864912" w:rsidR="00521AD1" w:rsidRPr="002C49DD" w:rsidRDefault="4280D1BB" w:rsidP="006B3B3B">
            <w:pPr>
              <w:rPr>
                <w:rFonts w:ascii="Verdana" w:hAnsi="Verdana"/>
                <w:sz w:val="20"/>
                <w:szCs w:val="20"/>
                <w:lang w:val="en-GB"/>
              </w:rPr>
            </w:pPr>
            <w:r w:rsidRPr="03E68CE8">
              <w:rPr>
                <w:rFonts w:ascii="Tele-GroteskNor" w:hAnsi="Tele-GroteskNor"/>
                <w:lang w:val="en-GB"/>
              </w:rPr>
              <w:t xml:space="preserve">Between January 1999 – December 2018: minimum 50 years, or shortened minimum of 10 years if submit </w:t>
            </w:r>
            <w:r w:rsidR="48D1F589" w:rsidRPr="03E68CE8">
              <w:rPr>
                <w:rFonts w:ascii="Tele-GroteskNor" w:hAnsi="Tele-GroteskNor"/>
                <w:lang w:val="en-GB"/>
              </w:rPr>
              <w:t>information</w:t>
            </w:r>
            <w:r w:rsidRPr="03E68CE8">
              <w:rPr>
                <w:rFonts w:ascii="Tele-GroteskNor" w:hAnsi="Tele-GroteskNor"/>
                <w:lang w:val="en-GB"/>
              </w:rPr>
              <w:t xml:space="preserve"> report to Social Security Institution *starting from the end of calendar year in which report was submitted)</w:t>
            </w:r>
          </w:p>
          <w:p w14:paraId="4CC54390" w14:textId="77777777" w:rsidR="00521AD1" w:rsidRPr="002C49DD" w:rsidRDefault="00521AD1" w:rsidP="006B3B3B">
            <w:pPr>
              <w:rPr>
                <w:rFonts w:ascii="Tele-GroteskNor" w:hAnsi="Tele-GroteskNor"/>
                <w:lang w:val="en-GB"/>
              </w:rPr>
            </w:pPr>
          </w:p>
          <w:p w14:paraId="795B19AC" w14:textId="2D831F07" w:rsidR="00521AD1" w:rsidRDefault="00521AD1" w:rsidP="006B3B3B">
            <w:pPr>
              <w:rPr>
                <w:rFonts w:ascii="Tele-GroteskNor" w:hAnsi="Tele-GroteskNor"/>
                <w:lang w:val="en-GB"/>
              </w:rPr>
            </w:pPr>
            <w:r w:rsidRPr="5B8144A8">
              <w:rPr>
                <w:rFonts w:ascii="Tele-GroteskNor" w:hAnsi="Tele-GroteskNor"/>
                <w:lang w:val="en-GB"/>
              </w:rPr>
              <w:t xml:space="preserve">Before 1999: Minimum 50 years from employee termination </w:t>
            </w:r>
          </w:p>
        </w:tc>
        <w:tc>
          <w:tcPr>
            <w:tcW w:w="2610" w:type="dxa"/>
          </w:tcPr>
          <w:p w14:paraId="36F4DC83" w14:textId="77777777" w:rsidR="00521AD1" w:rsidRDefault="00521AD1" w:rsidP="006B3B3B">
            <w:pPr>
              <w:rPr>
                <w:rFonts w:ascii="Tele-GroteskNor" w:hAnsi="Tele-GroteskNor"/>
                <w:lang w:val="en-GB"/>
              </w:rPr>
            </w:pPr>
            <w:r w:rsidRPr="5B8144A8">
              <w:rPr>
                <w:rFonts w:ascii="Tele-GroteskNor" w:hAnsi="Tele-GroteskNor"/>
                <w:lang w:val="en-GB"/>
              </w:rPr>
              <w:t xml:space="preserve">Paper or electronic </w:t>
            </w:r>
          </w:p>
        </w:tc>
        <w:tc>
          <w:tcPr>
            <w:tcW w:w="2352" w:type="dxa"/>
          </w:tcPr>
          <w:p w14:paraId="6ABC5F56" w14:textId="0E66960E" w:rsidR="00521AD1" w:rsidRPr="002C49DD" w:rsidRDefault="4280D1BB" w:rsidP="006B3B3B">
            <w:pPr>
              <w:rPr>
                <w:rFonts w:ascii="Tele-GroteskNor" w:hAnsi="Tele-GroteskNor"/>
                <w:lang w:val="en-GB"/>
              </w:rPr>
            </w:pPr>
            <w:r w:rsidRPr="03E68CE8">
              <w:rPr>
                <w:rFonts w:ascii="Tele-GroteskNor" w:hAnsi="Tele-GroteskNor"/>
                <w:lang w:val="en-GB"/>
              </w:rPr>
              <w:t xml:space="preserve">Act on Amendment of Some Acts in Connection with Shortening the Period of Storage of Employee Files and their </w:t>
            </w:r>
            <w:r w:rsidR="4C4F1B9D" w:rsidRPr="03E68CE8">
              <w:rPr>
                <w:rFonts w:ascii="Tele-GroteskNor" w:hAnsi="Tele-GroteskNor"/>
                <w:lang w:val="en-GB"/>
              </w:rPr>
              <w:t>Electronification</w:t>
            </w:r>
            <w:r w:rsidRPr="03E68CE8">
              <w:rPr>
                <w:rFonts w:ascii="Tele-GroteskNor" w:hAnsi="Tele-GroteskNor"/>
                <w:lang w:val="en-GB"/>
              </w:rPr>
              <w:t xml:space="preserve"> (2018) art. 7</w:t>
            </w:r>
          </w:p>
          <w:p w14:paraId="57A24699" w14:textId="77777777" w:rsidR="00521AD1" w:rsidRPr="002C49DD" w:rsidRDefault="00521AD1" w:rsidP="006B3B3B">
            <w:pPr>
              <w:rPr>
                <w:rFonts w:ascii="Tele-GroteskNor" w:hAnsi="Tele-GroteskNor"/>
                <w:lang w:val="en-GB"/>
              </w:rPr>
            </w:pPr>
          </w:p>
          <w:p w14:paraId="077B4C0E" w14:textId="77777777" w:rsidR="00521AD1" w:rsidRPr="002C49DD" w:rsidRDefault="00521AD1" w:rsidP="006B3B3B">
            <w:pPr>
              <w:rPr>
                <w:rFonts w:ascii="Tele-GroteskNor" w:hAnsi="Tele-GroteskNor"/>
                <w:lang w:val="en-GB"/>
              </w:rPr>
            </w:pPr>
            <w:r w:rsidRPr="5B8144A8">
              <w:rPr>
                <w:rFonts w:ascii="Tele-GroteskNor" w:hAnsi="Tele-GroteskNor"/>
                <w:lang w:val="en-GB"/>
              </w:rPr>
              <w:t>The Labor Code, art.94, 9b</w:t>
            </w:r>
          </w:p>
          <w:p w14:paraId="20215ADA" w14:textId="77777777" w:rsidR="00521AD1" w:rsidRPr="002C49DD" w:rsidRDefault="00521AD1" w:rsidP="006B3B3B">
            <w:pPr>
              <w:rPr>
                <w:rFonts w:ascii="Tele-GroteskNor" w:hAnsi="Tele-GroteskNor"/>
                <w:lang w:val="en-GB"/>
              </w:rPr>
            </w:pPr>
          </w:p>
          <w:p w14:paraId="3AA725A7" w14:textId="77777777" w:rsidR="00521AD1" w:rsidRPr="002C49DD" w:rsidRDefault="00521AD1" w:rsidP="006B3B3B">
            <w:pPr>
              <w:rPr>
                <w:rFonts w:ascii="Tele-GroteskNor" w:hAnsi="Tele-GroteskNor"/>
                <w:lang w:val="en-GB"/>
              </w:rPr>
            </w:pPr>
            <w:r w:rsidRPr="5B8144A8">
              <w:rPr>
                <w:rFonts w:ascii="Tele-GroteskNor" w:hAnsi="Tele-GroteskNor"/>
                <w:lang w:val="en-GB"/>
              </w:rPr>
              <w:t>Act on Pensions from Social Security Fund, art. 125a, 4a</w:t>
            </w:r>
          </w:p>
          <w:p w14:paraId="395C43F2" w14:textId="77777777" w:rsidR="00521AD1" w:rsidRPr="002C49DD" w:rsidRDefault="00521AD1" w:rsidP="006B3B3B">
            <w:pPr>
              <w:rPr>
                <w:rFonts w:ascii="Tele-GroteskNor" w:hAnsi="Tele-GroteskNor"/>
                <w:lang w:val="en-GB"/>
              </w:rPr>
            </w:pPr>
          </w:p>
          <w:p w14:paraId="23A7714F" w14:textId="77777777" w:rsidR="00521AD1" w:rsidRPr="002C49DD" w:rsidRDefault="00521AD1" w:rsidP="006B3B3B">
            <w:pPr>
              <w:rPr>
                <w:rFonts w:ascii="Tele-GroteskNor" w:hAnsi="Tele-GroteskNor"/>
                <w:lang w:val="en-GB"/>
              </w:rPr>
            </w:pPr>
            <w:r w:rsidRPr="5B8144A8">
              <w:rPr>
                <w:rFonts w:ascii="Tele-GroteskNor" w:hAnsi="Tele-GroteskNor"/>
                <w:lang w:val="en-GB"/>
              </w:rPr>
              <w:t>Act on National Archiving System and Archives, art. 51(u), 1 (binding before 2019)</w:t>
            </w:r>
          </w:p>
          <w:p w14:paraId="69B2A7BB" w14:textId="77777777" w:rsidR="00521AD1" w:rsidRDefault="00521AD1" w:rsidP="006B3B3B">
            <w:pPr>
              <w:rPr>
                <w:rFonts w:ascii="Tele-GroteskNor" w:hAnsi="Tele-GroteskNor"/>
                <w:lang w:val="en-GB"/>
              </w:rPr>
            </w:pPr>
          </w:p>
        </w:tc>
      </w:tr>
      <w:tr w:rsidR="00521AD1" w14:paraId="2E8362B7" w14:textId="77777777" w:rsidTr="13F5212B">
        <w:tc>
          <w:tcPr>
            <w:tcW w:w="2689" w:type="dxa"/>
            <w:shd w:val="clear" w:color="auto" w:fill="auto"/>
          </w:tcPr>
          <w:p w14:paraId="0B05E20C" w14:textId="77777777" w:rsidR="00521AD1" w:rsidRDefault="00521AD1" w:rsidP="006B3B3B">
            <w:pPr>
              <w:rPr>
                <w:rFonts w:ascii="Tele-GroteskNor" w:hAnsi="Tele-GroteskNor"/>
                <w:lang w:val="en-GB"/>
              </w:rPr>
            </w:pPr>
            <w:r w:rsidRPr="5B8144A8">
              <w:rPr>
                <w:rFonts w:ascii="Tele-GroteskNor" w:hAnsi="Tele-GroteskNor"/>
                <w:lang w:val="en-GB"/>
              </w:rPr>
              <w:t>Equity records</w:t>
            </w:r>
          </w:p>
        </w:tc>
        <w:tc>
          <w:tcPr>
            <w:tcW w:w="2267" w:type="dxa"/>
          </w:tcPr>
          <w:p w14:paraId="7BBD9449" w14:textId="77777777" w:rsidR="00521AD1" w:rsidRDefault="00521AD1" w:rsidP="006B3B3B">
            <w:pPr>
              <w:rPr>
                <w:rFonts w:ascii="Tele-GroteskNor" w:hAnsi="Tele-GroteskNor"/>
                <w:lang w:val="en-GB"/>
              </w:rPr>
            </w:pPr>
            <w:r w:rsidRPr="5B8144A8">
              <w:rPr>
                <w:rFonts w:ascii="Tele-GroteskNor" w:hAnsi="Tele-GroteskNor"/>
                <w:lang w:val="en-GB"/>
              </w:rPr>
              <w:t xml:space="preserve">Minimum: during the existence of the company and 5 years after its liquidation/termination (I.e. until lapse of retention periods in Act on Accounting and Tax law) from the beginning of year following the financial </w:t>
            </w:r>
            <w:r w:rsidRPr="5B8144A8">
              <w:rPr>
                <w:rFonts w:ascii="Tele-GroteskNor" w:hAnsi="Tele-GroteskNor"/>
                <w:lang w:val="en-GB"/>
              </w:rPr>
              <w:lastRenderedPageBreak/>
              <w:t>year to which record relates</w:t>
            </w:r>
          </w:p>
        </w:tc>
        <w:tc>
          <w:tcPr>
            <w:tcW w:w="2610" w:type="dxa"/>
          </w:tcPr>
          <w:p w14:paraId="32EEC1FC" w14:textId="77777777" w:rsidR="00521AD1" w:rsidRDefault="00521AD1" w:rsidP="006B3B3B">
            <w:pPr>
              <w:rPr>
                <w:rFonts w:ascii="Tele-GroteskNor" w:hAnsi="Tele-GroteskNor"/>
                <w:lang w:val="en-GB"/>
              </w:rPr>
            </w:pPr>
            <w:r w:rsidRPr="5B8144A8">
              <w:rPr>
                <w:rFonts w:ascii="Tele-GroteskNor" w:hAnsi="Tele-GroteskNor"/>
                <w:lang w:val="en-GB"/>
              </w:rPr>
              <w:lastRenderedPageBreak/>
              <w:t>Paper or electronic</w:t>
            </w:r>
          </w:p>
        </w:tc>
        <w:tc>
          <w:tcPr>
            <w:tcW w:w="2352" w:type="dxa"/>
          </w:tcPr>
          <w:p w14:paraId="0C94B7FE" w14:textId="77777777" w:rsidR="00521AD1" w:rsidRDefault="00521AD1" w:rsidP="006B3B3B">
            <w:pPr>
              <w:rPr>
                <w:rFonts w:ascii="Tele-GroteskNor" w:hAnsi="Tele-GroteskNor"/>
                <w:lang w:val="en-GB"/>
              </w:rPr>
            </w:pPr>
          </w:p>
          <w:p w14:paraId="40633DC7" w14:textId="77777777" w:rsidR="00521AD1" w:rsidRDefault="00521AD1" w:rsidP="006B3B3B">
            <w:pPr>
              <w:rPr>
                <w:rFonts w:ascii="Tele-GroteskNor" w:hAnsi="Tele-GroteskNor"/>
                <w:lang w:val="en-GB"/>
              </w:rPr>
            </w:pPr>
            <w:r w:rsidRPr="5B8144A8">
              <w:rPr>
                <w:rFonts w:ascii="Tele-GroteskNor" w:hAnsi="Tele-GroteskNor"/>
                <w:lang w:val="en-GB"/>
              </w:rPr>
              <w:t>Act on Accounting, art. 74, art. 76</w:t>
            </w:r>
          </w:p>
          <w:p w14:paraId="3A45BF1B" w14:textId="77777777" w:rsidR="00521AD1" w:rsidRDefault="00521AD1" w:rsidP="006B3B3B">
            <w:pPr>
              <w:rPr>
                <w:rFonts w:ascii="Tele-GroteskNor" w:hAnsi="Tele-GroteskNor"/>
                <w:lang w:val="en-GB"/>
              </w:rPr>
            </w:pPr>
          </w:p>
          <w:p w14:paraId="20C1310C" w14:textId="77777777" w:rsidR="00521AD1" w:rsidRDefault="00521AD1" w:rsidP="006B3B3B">
            <w:pPr>
              <w:rPr>
                <w:rFonts w:ascii="Tele-GroteskNor" w:hAnsi="Tele-GroteskNor"/>
                <w:lang w:val="en-GB"/>
              </w:rPr>
            </w:pPr>
            <w:r w:rsidRPr="5B8144A8">
              <w:rPr>
                <w:rFonts w:ascii="Tele-GroteskNor" w:hAnsi="Tele-GroteskNor"/>
                <w:lang w:val="en-GB"/>
              </w:rPr>
              <w:t>Tax law, art. 70(1), art. 86(1)</w:t>
            </w:r>
          </w:p>
        </w:tc>
      </w:tr>
    </w:tbl>
    <w:p w14:paraId="1789BA47" w14:textId="1ABDFA3E" w:rsidR="00521AD1" w:rsidRDefault="00521AD1" w:rsidP="00FD065C">
      <w:pPr>
        <w:rPr>
          <w:sz w:val="20"/>
          <w:szCs w:val="20"/>
        </w:rPr>
      </w:pPr>
    </w:p>
    <w:tbl>
      <w:tblPr>
        <w:tblStyle w:val="TableGrid"/>
        <w:tblW w:w="9918" w:type="dxa"/>
        <w:tblLayout w:type="fixed"/>
        <w:tblLook w:val="04A0" w:firstRow="1" w:lastRow="0" w:firstColumn="1" w:lastColumn="0" w:noHBand="0" w:noVBand="1"/>
      </w:tblPr>
      <w:tblGrid>
        <w:gridCol w:w="2689"/>
        <w:gridCol w:w="2267"/>
        <w:gridCol w:w="2610"/>
        <w:gridCol w:w="2352"/>
      </w:tblGrid>
      <w:tr w:rsidR="00FD3C4A" w:rsidRPr="002C49DD" w14:paraId="39B697E1" w14:textId="77777777" w:rsidTr="13F5212B">
        <w:tc>
          <w:tcPr>
            <w:tcW w:w="9918" w:type="dxa"/>
            <w:gridSpan w:val="4"/>
            <w:shd w:val="clear" w:color="auto" w:fill="BFBFBF" w:themeFill="background1" w:themeFillShade="BF"/>
          </w:tcPr>
          <w:p w14:paraId="3F9B090A" w14:textId="3007A07C" w:rsidR="00FD3C4A" w:rsidRPr="002C49DD" w:rsidRDefault="664BADE4" w:rsidP="006B3B3B">
            <w:r w:rsidRPr="13F5212B">
              <w:rPr>
                <w:rFonts w:ascii="Tele-GroteskNor" w:hAnsi="Tele-GroteskNor"/>
                <w:b/>
                <w:bCs/>
                <w:sz w:val="24"/>
                <w:szCs w:val="24"/>
                <w:lang w:val="en-GB"/>
              </w:rPr>
              <w:t xml:space="preserve">Financial </w:t>
            </w:r>
            <w:r w:rsidR="04090FA5" w:rsidRPr="13F5212B">
              <w:rPr>
                <w:rFonts w:ascii="Tele-GroteskNor" w:hAnsi="Tele-GroteskNor"/>
                <w:b/>
                <w:bCs/>
                <w:sz w:val="24"/>
                <w:szCs w:val="24"/>
                <w:lang w:val="en-GB"/>
              </w:rPr>
              <w:t>data</w:t>
            </w:r>
          </w:p>
        </w:tc>
      </w:tr>
      <w:tr w:rsidR="00FD3C4A" w:rsidRPr="002C49DD" w14:paraId="73E48741" w14:textId="77777777" w:rsidTr="13F5212B">
        <w:tc>
          <w:tcPr>
            <w:tcW w:w="2689" w:type="dxa"/>
            <w:shd w:val="clear" w:color="auto" w:fill="BFBFBF" w:themeFill="background1" w:themeFillShade="BF"/>
          </w:tcPr>
          <w:p w14:paraId="2CED6503" w14:textId="77777777" w:rsidR="00FD3C4A" w:rsidRPr="002C49DD" w:rsidRDefault="00FD3C4A"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2A48E880" w14:textId="77777777" w:rsidR="00FD3C4A" w:rsidRPr="002C49DD" w:rsidRDefault="00FD3C4A"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4A0C4A1F" w14:textId="77777777" w:rsidR="00FD3C4A" w:rsidRPr="002C49DD" w:rsidRDefault="00FD3C4A"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54845603" w14:textId="77777777" w:rsidR="00FD3C4A" w:rsidRPr="002C49DD" w:rsidRDefault="00FD3C4A" w:rsidP="006B3B3B">
            <w:pPr>
              <w:rPr>
                <w:rFonts w:ascii="Tele-GroteskNor" w:hAnsi="Tele-GroteskNor"/>
                <w:b/>
                <w:sz w:val="24"/>
                <w:lang w:val="en-GB"/>
              </w:rPr>
            </w:pPr>
            <w:r w:rsidRPr="002C49DD">
              <w:rPr>
                <w:rFonts w:ascii="Tele-GroteskNor" w:hAnsi="Tele-GroteskNor"/>
                <w:b/>
                <w:sz w:val="24"/>
                <w:lang w:val="en-GB"/>
              </w:rPr>
              <w:t>Reference</w:t>
            </w:r>
          </w:p>
        </w:tc>
      </w:tr>
      <w:tr w:rsidR="00FD3C4A" w:rsidRPr="005F0C03" w14:paraId="0174DD22" w14:textId="77777777" w:rsidTr="13F5212B">
        <w:tc>
          <w:tcPr>
            <w:tcW w:w="2689" w:type="dxa"/>
          </w:tcPr>
          <w:p w14:paraId="2125C479" w14:textId="77777777" w:rsidR="00FD3C4A" w:rsidRPr="002C49DD" w:rsidRDefault="00FD3C4A" w:rsidP="006B3B3B">
            <w:pPr>
              <w:rPr>
                <w:rFonts w:ascii="Tele-GroteskNor" w:hAnsi="Tele-GroteskNor"/>
                <w:lang w:val="en-GB"/>
              </w:rPr>
            </w:pPr>
            <w:r>
              <w:rPr>
                <w:rFonts w:ascii="Tele-GroteskNor" w:hAnsi="Tele-GroteskNor"/>
                <w:lang w:val="en-GB"/>
              </w:rPr>
              <w:t>Supplier Contracts</w:t>
            </w:r>
          </w:p>
        </w:tc>
        <w:tc>
          <w:tcPr>
            <w:tcW w:w="2267" w:type="dxa"/>
          </w:tcPr>
          <w:p w14:paraId="40EF132C" w14:textId="409784B6" w:rsidR="00FD3C4A" w:rsidRDefault="00FD3C4A" w:rsidP="006B3B3B">
            <w:pPr>
              <w:rPr>
                <w:rFonts w:ascii="Titillium Web" w:eastAsia="Titillium Web" w:hAnsi="Titillium Web" w:cs="Titillium Web"/>
                <w:color w:val="222222"/>
                <w:sz w:val="27"/>
                <w:szCs w:val="27"/>
                <w:lang w:val="en-GB"/>
              </w:rPr>
            </w:pPr>
            <w:r w:rsidRPr="5B8144A8">
              <w:rPr>
                <w:rFonts w:ascii="Tele-GroteskNor" w:hAnsi="Tele-GroteskNor"/>
                <w:lang w:val="en-GB"/>
              </w:rPr>
              <w:t>5 years counting from the beginning of the financial year in which they were concluded</w:t>
            </w:r>
            <w:r w:rsidRPr="5B8144A8">
              <w:rPr>
                <w:rFonts w:ascii="Titillium Web" w:eastAsia="Titillium Web" w:hAnsi="Titillium Web" w:cs="Titillium Web"/>
                <w:color w:val="222222"/>
                <w:sz w:val="27"/>
                <w:szCs w:val="27"/>
                <w:lang w:val="en-GB"/>
              </w:rPr>
              <w:t xml:space="preserve"> </w:t>
            </w:r>
          </w:p>
        </w:tc>
        <w:tc>
          <w:tcPr>
            <w:tcW w:w="2610" w:type="dxa"/>
          </w:tcPr>
          <w:p w14:paraId="2EBF682F" w14:textId="77777777" w:rsidR="00FD3C4A" w:rsidRPr="00930F4A" w:rsidRDefault="00FD3C4A" w:rsidP="006B3B3B">
            <w:pPr>
              <w:rPr>
                <w:rFonts w:ascii="Tele-GroteskNor" w:hAnsi="Tele-GroteskNor"/>
                <w:lang w:val="en-GB"/>
              </w:rPr>
            </w:pPr>
            <w:r>
              <w:rPr>
                <w:rFonts w:ascii="Tele-GroteskNor" w:hAnsi="Tele-GroteskNor"/>
                <w:lang w:val="en-GB"/>
              </w:rPr>
              <w:t>Paper or electronic</w:t>
            </w:r>
          </w:p>
        </w:tc>
        <w:tc>
          <w:tcPr>
            <w:tcW w:w="2352" w:type="dxa"/>
          </w:tcPr>
          <w:p w14:paraId="000CADD1" w14:textId="77777777" w:rsidR="00FD3C4A" w:rsidRPr="002C49DD" w:rsidRDefault="00FD3C4A" w:rsidP="006B3B3B">
            <w:pPr>
              <w:rPr>
                <w:rFonts w:ascii="Tele-GroteskNor" w:hAnsi="Tele-GroteskNor"/>
                <w:lang w:val="en-GB"/>
              </w:rPr>
            </w:pPr>
            <w:r w:rsidRPr="5B8144A8">
              <w:rPr>
                <w:rFonts w:ascii="Tele-GroteskNor" w:hAnsi="Tele-GroteskNor"/>
                <w:lang w:val="en-GB"/>
              </w:rPr>
              <w:t>Accounting Act 1994, art. 74(1)</w:t>
            </w:r>
          </w:p>
        </w:tc>
      </w:tr>
      <w:tr w:rsidR="00FD3C4A" w:rsidRPr="005F0C03" w14:paraId="0186422A" w14:textId="77777777" w:rsidTr="13F5212B">
        <w:trPr>
          <w:trHeight w:val="1485"/>
        </w:trPr>
        <w:tc>
          <w:tcPr>
            <w:tcW w:w="2689" w:type="dxa"/>
          </w:tcPr>
          <w:p w14:paraId="7B540949" w14:textId="77777777" w:rsidR="00FD3C4A" w:rsidRPr="002C49DD" w:rsidRDefault="00FD3C4A" w:rsidP="006B3B3B">
            <w:pPr>
              <w:rPr>
                <w:rFonts w:ascii="Tele-GroteskNor" w:hAnsi="Tele-GroteskNor"/>
                <w:lang w:val="en-GB"/>
              </w:rPr>
            </w:pPr>
            <w:r>
              <w:rPr>
                <w:rFonts w:ascii="Tele-GroteskNor" w:hAnsi="Tele-GroteskNor"/>
                <w:lang w:val="en-GB"/>
              </w:rPr>
              <w:t>Purchase Invoices</w:t>
            </w:r>
          </w:p>
        </w:tc>
        <w:tc>
          <w:tcPr>
            <w:tcW w:w="2267" w:type="dxa"/>
          </w:tcPr>
          <w:p w14:paraId="61F53C42" w14:textId="77777777" w:rsidR="00FD3C4A" w:rsidRDefault="00FD3C4A" w:rsidP="006B3B3B">
            <w:pPr>
              <w:rPr>
                <w:rFonts w:ascii="Tele-GroteskNor" w:hAnsi="Tele-GroteskNor"/>
                <w:lang w:val="en-GB"/>
              </w:rPr>
            </w:pPr>
            <w:r w:rsidRPr="5B8144A8">
              <w:rPr>
                <w:rFonts w:ascii="Tele-GroteskNor" w:hAnsi="Tele-GroteskNor"/>
                <w:lang w:val="en-GB"/>
              </w:rPr>
              <w:t>5 years counting from the beginning of the financial year in which they were concluded</w:t>
            </w:r>
          </w:p>
        </w:tc>
        <w:tc>
          <w:tcPr>
            <w:tcW w:w="2610" w:type="dxa"/>
          </w:tcPr>
          <w:p w14:paraId="18158D1D" w14:textId="77777777" w:rsidR="00FD3C4A" w:rsidRPr="00930F4A" w:rsidRDefault="00FD3C4A" w:rsidP="006B3B3B">
            <w:pPr>
              <w:rPr>
                <w:rFonts w:ascii="Tele-GroteskNor" w:hAnsi="Tele-GroteskNor"/>
                <w:lang w:val="en-GB"/>
              </w:rPr>
            </w:pPr>
            <w:r>
              <w:rPr>
                <w:rFonts w:ascii="Tele-GroteskNor" w:hAnsi="Tele-GroteskNor"/>
                <w:lang w:val="en-GB"/>
              </w:rPr>
              <w:t>Paper or electronic</w:t>
            </w:r>
          </w:p>
        </w:tc>
        <w:tc>
          <w:tcPr>
            <w:tcW w:w="2352" w:type="dxa"/>
          </w:tcPr>
          <w:p w14:paraId="0DD362E9" w14:textId="77777777" w:rsidR="00FD3C4A" w:rsidRPr="002C49DD" w:rsidRDefault="00FD3C4A" w:rsidP="006B3B3B">
            <w:pPr>
              <w:rPr>
                <w:rFonts w:ascii="Tele-GroteskNor" w:hAnsi="Tele-GroteskNor"/>
                <w:lang w:val="en-GB"/>
              </w:rPr>
            </w:pPr>
            <w:r w:rsidRPr="5B8144A8">
              <w:rPr>
                <w:rFonts w:ascii="Tele-GroteskNor" w:hAnsi="Tele-GroteskNor"/>
                <w:lang w:val="en-GB"/>
              </w:rPr>
              <w:t>Accounting Act 1994, art. 74(1)</w:t>
            </w:r>
          </w:p>
        </w:tc>
      </w:tr>
      <w:tr w:rsidR="00FD3C4A" w:rsidRPr="002C49DD" w14:paraId="60A4C172" w14:textId="77777777" w:rsidTr="13F5212B">
        <w:tc>
          <w:tcPr>
            <w:tcW w:w="2689" w:type="dxa"/>
          </w:tcPr>
          <w:p w14:paraId="16A4FD9B" w14:textId="77777777" w:rsidR="00FD3C4A" w:rsidRPr="002C49DD" w:rsidRDefault="00FD3C4A" w:rsidP="006B3B3B">
            <w:pPr>
              <w:rPr>
                <w:rFonts w:ascii="Tele-GroteskNor" w:hAnsi="Tele-GroteskNor"/>
                <w:lang w:val="en-GB"/>
              </w:rPr>
            </w:pPr>
            <w:r>
              <w:rPr>
                <w:rFonts w:ascii="Tele-GroteskNor" w:hAnsi="Tele-GroteskNor"/>
                <w:lang w:val="en-GB"/>
              </w:rPr>
              <w:t>Credit cards receipt</w:t>
            </w:r>
          </w:p>
        </w:tc>
        <w:tc>
          <w:tcPr>
            <w:tcW w:w="2267" w:type="dxa"/>
          </w:tcPr>
          <w:p w14:paraId="52A1ED90" w14:textId="77777777" w:rsidR="00FD3C4A" w:rsidRDefault="00FD3C4A" w:rsidP="006B3B3B">
            <w:pPr>
              <w:rPr>
                <w:rFonts w:ascii="Tele-GroteskNor" w:hAnsi="Tele-GroteskNor"/>
                <w:lang w:val="en-GB"/>
              </w:rPr>
            </w:pPr>
            <w:r w:rsidRPr="5B8144A8">
              <w:rPr>
                <w:rFonts w:ascii="Tele-GroteskNor" w:hAnsi="Tele-GroteskNor"/>
                <w:lang w:val="en-GB"/>
              </w:rPr>
              <w:t>5 years</w:t>
            </w:r>
          </w:p>
        </w:tc>
        <w:tc>
          <w:tcPr>
            <w:tcW w:w="2610" w:type="dxa"/>
          </w:tcPr>
          <w:p w14:paraId="292392E1" w14:textId="77777777" w:rsidR="00FD3C4A" w:rsidRPr="00930F4A" w:rsidRDefault="00FD3C4A" w:rsidP="006B3B3B">
            <w:pPr>
              <w:rPr>
                <w:rFonts w:ascii="Tele-GroteskNor" w:hAnsi="Tele-GroteskNor"/>
                <w:lang w:val="en-GB"/>
              </w:rPr>
            </w:pPr>
            <w:r>
              <w:rPr>
                <w:rFonts w:ascii="Tele-GroteskNor" w:hAnsi="Tele-GroteskNor"/>
                <w:lang w:val="en-GB"/>
              </w:rPr>
              <w:t>Paper or electronic</w:t>
            </w:r>
          </w:p>
        </w:tc>
        <w:tc>
          <w:tcPr>
            <w:tcW w:w="2352" w:type="dxa"/>
          </w:tcPr>
          <w:p w14:paraId="54C69090" w14:textId="77777777" w:rsidR="00FD3C4A" w:rsidRPr="002C49DD" w:rsidRDefault="00FD3C4A" w:rsidP="006B3B3B">
            <w:pPr>
              <w:rPr>
                <w:rFonts w:ascii="Tele-GroteskNor" w:hAnsi="Tele-GroteskNor"/>
                <w:lang w:val="en-GB"/>
              </w:rPr>
            </w:pPr>
            <w:r>
              <w:rPr>
                <w:rFonts w:ascii="Tele-GroteskNor" w:hAnsi="Tele-GroteskNor"/>
                <w:lang w:val="en-GB"/>
              </w:rPr>
              <w:t>For Tax purposes</w:t>
            </w:r>
          </w:p>
        </w:tc>
      </w:tr>
      <w:tr w:rsidR="00171DC7" w:rsidRPr="002C49DD" w14:paraId="74945DA9" w14:textId="77777777" w:rsidTr="13F5212B">
        <w:tc>
          <w:tcPr>
            <w:tcW w:w="2689" w:type="dxa"/>
          </w:tcPr>
          <w:p w14:paraId="2DDE13FF" w14:textId="6F9294FB" w:rsidR="00171DC7" w:rsidRPr="00171DC7" w:rsidRDefault="00171DC7" w:rsidP="00171DC7">
            <w:pPr>
              <w:rPr>
                <w:rFonts w:ascii="Tele-GroteskNor" w:hAnsi="Tele-GroteskNor"/>
                <w:lang w:val="en-US"/>
              </w:rPr>
            </w:pPr>
            <w:r>
              <w:rPr>
                <w:rFonts w:ascii="Tele-GroteskNor" w:hAnsi="Tele-GroteskNor"/>
                <w:lang w:val="en-GB"/>
              </w:rPr>
              <w:t>Income Tax records and correspondence</w:t>
            </w:r>
          </w:p>
        </w:tc>
        <w:tc>
          <w:tcPr>
            <w:tcW w:w="2267" w:type="dxa"/>
          </w:tcPr>
          <w:p w14:paraId="3BB1DE9A" w14:textId="656A461C" w:rsidR="00171DC7" w:rsidRPr="00171DC7" w:rsidRDefault="00171DC7" w:rsidP="00171DC7">
            <w:pPr>
              <w:rPr>
                <w:rFonts w:ascii="Tele-GroteskNor" w:hAnsi="Tele-GroteskNor"/>
                <w:lang w:val="en-US"/>
              </w:rPr>
            </w:pPr>
            <w:r w:rsidRPr="5B8144A8">
              <w:rPr>
                <w:rFonts w:ascii="Tele-GroteskNor" w:hAnsi="Tele-GroteskNor"/>
                <w:lang w:val="en-GB"/>
              </w:rPr>
              <w:t>Minimum 5years after the year they relate to</w:t>
            </w:r>
          </w:p>
        </w:tc>
        <w:tc>
          <w:tcPr>
            <w:tcW w:w="2610" w:type="dxa"/>
          </w:tcPr>
          <w:p w14:paraId="31B57FEE" w14:textId="391093C9" w:rsidR="00171DC7" w:rsidRDefault="00171DC7" w:rsidP="00171DC7">
            <w:pPr>
              <w:rPr>
                <w:rFonts w:ascii="Tele-GroteskNor" w:hAnsi="Tele-GroteskNor"/>
              </w:rPr>
            </w:pPr>
            <w:r>
              <w:rPr>
                <w:rFonts w:ascii="Tele-GroteskNor" w:hAnsi="Tele-GroteskNor"/>
                <w:lang w:val="en-GB"/>
              </w:rPr>
              <w:t>Paper or electronic</w:t>
            </w:r>
          </w:p>
        </w:tc>
        <w:tc>
          <w:tcPr>
            <w:tcW w:w="2352" w:type="dxa"/>
          </w:tcPr>
          <w:p w14:paraId="1AF999F7" w14:textId="4C026A46" w:rsidR="00171DC7" w:rsidRPr="00171DC7" w:rsidRDefault="00171DC7" w:rsidP="00171DC7">
            <w:pPr>
              <w:rPr>
                <w:rFonts w:ascii="Tele-GroteskNor" w:hAnsi="Tele-GroteskNor"/>
                <w:lang w:val="en-US"/>
              </w:rPr>
            </w:pPr>
            <w:r w:rsidRPr="5B8144A8">
              <w:rPr>
                <w:rFonts w:ascii="Tele-GroteskNor" w:hAnsi="Tele-GroteskNor"/>
                <w:lang w:val="en-GB"/>
              </w:rPr>
              <w:t>Act of 29 September 1994 on Accounting, art. 74</w:t>
            </w:r>
          </w:p>
        </w:tc>
      </w:tr>
      <w:tr w:rsidR="00171DC7" w:rsidRPr="002C49DD" w14:paraId="55F6AA82" w14:textId="77777777" w:rsidTr="13F5212B">
        <w:tc>
          <w:tcPr>
            <w:tcW w:w="2689" w:type="dxa"/>
          </w:tcPr>
          <w:p w14:paraId="44F218A2" w14:textId="77777777" w:rsidR="00171DC7" w:rsidRDefault="00171DC7" w:rsidP="00171DC7">
            <w:pPr>
              <w:rPr>
                <w:rFonts w:ascii="Tele-GroteskNor" w:hAnsi="Tele-GroteskNor"/>
                <w:lang w:val="en-GB"/>
              </w:rPr>
            </w:pPr>
            <w:r w:rsidRPr="03E68CE8">
              <w:rPr>
                <w:rFonts w:ascii="Tele-GroteskNor" w:hAnsi="Tele-GroteskNor"/>
                <w:lang w:val="en-GB"/>
              </w:rPr>
              <w:t xml:space="preserve">Wage and salary records </w:t>
            </w:r>
          </w:p>
          <w:p w14:paraId="47384238" w14:textId="3A04994D" w:rsidR="00171DC7" w:rsidRPr="00171DC7" w:rsidRDefault="00171DC7" w:rsidP="00171DC7">
            <w:pPr>
              <w:rPr>
                <w:rFonts w:ascii="Tele-GroteskNor" w:hAnsi="Tele-GroteskNor"/>
                <w:lang w:val="en-US"/>
              </w:rPr>
            </w:pPr>
            <w:r>
              <w:rPr>
                <w:rFonts w:ascii="Tele-GroteskNor" w:hAnsi="Tele-GroteskNor"/>
                <w:lang w:val="en-GB"/>
              </w:rPr>
              <w:t>(expenses)</w:t>
            </w:r>
          </w:p>
        </w:tc>
        <w:tc>
          <w:tcPr>
            <w:tcW w:w="2267" w:type="dxa"/>
          </w:tcPr>
          <w:p w14:paraId="3DACECF1" w14:textId="77777777" w:rsidR="00171DC7" w:rsidRPr="002C49DD" w:rsidRDefault="00171DC7" w:rsidP="00171DC7">
            <w:pPr>
              <w:rPr>
                <w:rFonts w:ascii="Verdana" w:hAnsi="Verdana"/>
                <w:sz w:val="20"/>
                <w:szCs w:val="20"/>
                <w:lang w:val="en-GB"/>
              </w:rPr>
            </w:pPr>
            <w:r w:rsidRPr="5B8144A8">
              <w:rPr>
                <w:rFonts w:ascii="Tele-GroteskNor" w:hAnsi="Tele-GroteskNor"/>
                <w:lang w:val="en-GB"/>
              </w:rPr>
              <w:t>Dependent on data of hire:</w:t>
            </w:r>
          </w:p>
          <w:p w14:paraId="2E0AB557" w14:textId="77777777" w:rsidR="00171DC7" w:rsidRPr="002C49DD" w:rsidRDefault="00171DC7" w:rsidP="00171DC7">
            <w:pPr>
              <w:rPr>
                <w:rFonts w:ascii="Tele-GroteskNor" w:hAnsi="Tele-GroteskNor"/>
                <w:lang w:val="en-GB"/>
              </w:rPr>
            </w:pPr>
          </w:p>
          <w:p w14:paraId="6BDB91A3" w14:textId="77777777" w:rsidR="00171DC7" w:rsidRPr="002C49DD" w:rsidRDefault="00171DC7" w:rsidP="00171DC7">
            <w:pPr>
              <w:rPr>
                <w:rFonts w:ascii="Tele-GroteskNor" w:hAnsi="Tele-GroteskNor"/>
                <w:lang w:val="en-GB"/>
              </w:rPr>
            </w:pPr>
            <w:r w:rsidRPr="5B8144A8">
              <w:rPr>
                <w:rFonts w:ascii="Tele-GroteskNor" w:hAnsi="Tele-GroteskNor"/>
                <w:lang w:val="en-GB"/>
              </w:rPr>
              <w:t>After January 1, 2019: Minimum 10 years from the end of the calendar year after employment contact was terminated</w:t>
            </w:r>
          </w:p>
          <w:p w14:paraId="616EFB8C" w14:textId="77777777" w:rsidR="00171DC7" w:rsidRPr="002C49DD" w:rsidRDefault="00171DC7" w:rsidP="00171DC7">
            <w:pPr>
              <w:rPr>
                <w:rFonts w:ascii="Tele-GroteskNor" w:hAnsi="Tele-GroteskNor"/>
                <w:lang w:val="en-GB"/>
              </w:rPr>
            </w:pPr>
          </w:p>
          <w:p w14:paraId="79B501E6" w14:textId="77777777" w:rsidR="00171DC7" w:rsidRPr="002C49DD" w:rsidRDefault="00171DC7" w:rsidP="00171DC7">
            <w:pPr>
              <w:rPr>
                <w:rFonts w:ascii="Verdana" w:hAnsi="Verdana"/>
                <w:sz w:val="20"/>
                <w:szCs w:val="20"/>
                <w:lang w:val="en-GB"/>
              </w:rPr>
            </w:pPr>
            <w:r w:rsidRPr="03E68CE8">
              <w:rPr>
                <w:rFonts w:ascii="Tele-GroteskNor" w:hAnsi="Tele-GroteskNor"/>
                <w:lang w:val="en-GB"/>
              </w:rPr>
              <w:t>Between January 1999 – December 2018: minimum 50 years, or shortened minimum of 10 years if submit information report to Social Security Institution *starting from the end of calendar year in which report was submitted)</w:t>
            </w:r>
          </w:p>
          <w:p w14:paraId="3016BECE" w14:textId="77777777" w:rsidR="00171DC7" w:rsidRPr="002C49DD" w:rsidRDefault="00171DC7" w:rsidP="00171DC7">
            <w:pPr>
              <w:rPr>
                <w:rFonts w:ascii="Tele-GroteskNor" w:hAnsi="Tele-GroteskNor"/>
                <w:lang w:val="en-GB"/>
              </w:rPr>
            </w:pPr>
          </w:p>
          <w:p w14:paraId="54513D5A" w14:textId="73A2AE30" w:rsidR="00171DC7" w:rsidRPr="00171DC7" w:rsidRDefault="00171DC7" w:rsidP="00171DC7">
            <w:pPr>
              <w:rPr>
                <w:rFonts w:ascii="Tele-GroteskNor" w:hAnsi="Tele-GroteskNor"/>
                <w:lang w:val="en-US"/>
              </w:rPr>
            </w:pPr>
            <w:r w:rsidRPr="5B8144A8">
              <w:rPr>
                <w:rFonts w:ascii="Tele-GroteskNor" w:hAnsi="Tele-GroteskNor"/>
                <w:lang w:val="en-GB"/>
              </w:rPr>
              <w:t xml:space="preserve">Before 1999: Minimum 50 years from employee termination </w:t>
            </w:r>
          </w:p>
        </w:tc>
        <w:tc>
          <w:tcPr>
            <w:tcW w:w="2610" w:type="dxa"/>
          </w:tcPr>
          <w:p w14:paraId="4BAB8BD2" w14:textId="430160F9" w:rsidR="00171DC7" w:rsidRDefault="00171DC7" w:rsidP="00171DC7">
            <w:pPr>
              <w:rPr>
                <w:rFonts w:ascii="Tele-GroteskNor" w:hAnsi="Tele-GroteskNor"/>
              </w:rPr>
            </w:pPr>
            <w:r>
              <w:rPr>
                <w:rFonts w:ascii="Tele-GroteskNor" w:hAnsi="Tele-GroteskNor"/>
                <w:lang w:val="en-GB"/>
              </w:rPr>
              <w:t>Paper or electronic</w:t>
            </w:r>
          </w:p>
        </w:tc>
        <w:tc>
          <w:tcPr>
            <w:tcW w:w="2352" w:type="dxa"/>
          </w:tcPr>
          <w:p w14:paraId="26F1FBE9" w14:textId="77777777" w:rsidR="00171DC7" w:rsidRPr="002C49DD" w:rsidRDefault="00171DC7" w:rsidP="00171DC7">
            <w:pPr>
              <w:rPr>
                <w:rFonts w:ascii="Tele-GroteskNor" w:hAnsi="Tele-GroteskNor"/>
                <w:lang w:val="en-GB"/>
              </w:rPr>
            </w:pPr>
            <w:r w:rsidRPr="03E68CE8">
              <w:rPr>
                <w:rFonts w:ascii="Tele-GroteskNor" w:hAnsi="Tele-GroteskNor"/>
                <w:lang w:val="en-GB"/>
              </w:rPr>
              <w:t>Act on Amendment of Some Acts in Connection with Shortening the Period of Storage of Employee Files and their Electronification (2018) art. 7</w:t>
            </w:r>
          </w:p>
          <w:p w14:paraId="2C59F01D" w14:textId="77777777" w:rsidR="00171DC7" w:rsidRPr="002C49DD" w:rsidRDefault="00171DC7" w:rsidP="00171DC7">
            <w:pPr>
              <w:rPr>
                <w:rFonts w:ascii="Tele-GroteskNor" w:hAnsi="Tele-GroteskNor"/>
                <w:lang w:val="en-GB"/>
              </w:rPr>
            </w:pPr>
          </w:p>
          <w:p w14:paraId="115D538B" w14:textId="77777777" w:rsidR="00171DC7" w:rsidRPr="002C49DD" w:rsidRDefault="00171DC7" w:rsidP="00171DC7">
            <w:pPr>
              <w:rPr>
                <w:rFonts w:ascii="Tele-GroteskNor" w:hAnsi="Tele-GroteskNor"/>
                <w:lang w:val="en-GB"/>
              </w:rPr>
            </w:pPr>
            <w:r w:rsidRPr="5B8144A8">
              <w:rPr>
                <w:rFonts w:ascii="Tele-GroteskNor" w:hAnsi="Tele-GroteskNor"/>
                <w:lang w:val="en-GB"/>
              </w:rPr>
              <w:t>The Labor Code, art.94, 9b</w:t>
            </w:r>
          </w:p>
          <w:p w14:paraId="445AA827" w14:textId="77777777" w:rsidR="00171DC7" w:rsidRPr="002C49DD" w:rsidRDefault="00171DC7" w:rsidP="00171DC7">
            <w:pPr>
              <w:rPr>
                <w:rFonts w:ascii="Tele-GroteskNor" w:hAnsi="Tele-GroteskNor"/>
                <w:lang w:val="en-GB"/>
              </w:rPr>
            </w:pPr>
          </w:p>
          <w:p w14:paraId="64F1C3E5" w14:textId="77777777" w:rsidR="00171DC7" w:rsidRPr="002C49DD" w:rsidRDefault="00171DC7" w:rsidP="00171DC7">
            <w:pPr>
              <w:rPr>
                <w:rFonts w:ascii="Tele-GroteskNor" w:hAnsi="Tele-GroteskNor"/>
                <w:lang w:val="en-GB"/>
              </w:rPr>
            </w:pPr>
            <w:r w:rsidRPr="5B8144A8">
              <w:rPr>
                <w:rFonts w:ascii="Tele-GroteskNor" w:hAnsi="Tele-GroteskNor"/>
                <w:lang w:val="en-GB"/>
              </w:rPr>
              <w:t>Act on Pensions from Social Security Fund, art. 125a, 4a</w:t>
            </w:r>
          </w:p>
          <w:p w14:paraId="29F51F54" w14:textId="77777777" w:rsidR="00171DC7" w:rsidRPr="002C49DD" w:rsidRDefault="00171DC7" w:rsidP="00171DC7">
            <w:pPr>
              <w:rPr>
                <w:rFonts w:ascii="Tele-GroteskNor" w:hAnsi="Tele-GroteskNor"/>
                <w:lang w:val="en-GB"/>
              </w:rPr>
            </w:pPr>
          </w:p>
          <w:p w14:paraId="3BBFAC03" w14:textId="77777777" w:rsidR="00171DC7" w:rsidRPr="002C49DD" w:rsidRDefault="00171DC7" w:rsidP="00171DC7">
            <w:pPr>
              <w:rPr>
                <w:rFonts w:ascii="Tele-GroteskNor" w:hAnsi="Tele-GroteskNor"/>
                <w:lang w:val="en-GB"/>
              </w:rPr>
            </w:pPr>
            <w:r w:rsidRPr="5B8144A8">
              <w:rPr>
                <w:rFonts w:ascii="Tele-GroteskNor" w:hAnsi="Tele-GroteskNor"/>
                <w:lang w:val="en-GB"/>
              </w:rPr>
              <w:t>Act on National Archiving System and Archives, art. 51(u), 1 (binding before 2019)</w:t>
            </w:r>
          </w:p>
          <w:p w14:paraId="0F1FE73C" w14:textId="77777777" w:rsidR="00171DC7" w:rsidRPr="00171DC7" w:rsidRDefault="00171DC7" w:rsidP="00171DC7">
            <w:pPr>
              <w:rPr>
                <w:rFonts w:ascii="Tele-GroteskNor" w:hAnsi="Tele-GroteskNor"/>
                <w:lang w:val="en-US"/>
              </w:rPr>
            </w:pPr>
          </w:p>
        </w:tc>
      </w:tr>
    </w:tbl>
    <w:p w14:paraId="0535E056" w14:textId="387BF162" w:rsidR="00FD3C4A" w:rsidRDefault="00FD3C4A" w:rsidP="00FD065C">
      <w:pPr>
        <w:rPr>
          <w:sz w:val="20"/>
          <w:szCs w:val="20"/>
        </w:rPr>
      </w:pPr>
    </w:p>
    <w:tbl>
      <w:tblPr>
        <w:tblStyle w:val="TableGrid"/>
        <w:tblW w:w="9918" w:type="dxa"/>
        <w:tblLayout w:type="fixed"/>
        <w:tblLook w:val="04A0" w:firstRow="1" w:lastRow="0" w:firstColumn="1" w:lastColumn="0" w:noHBand="0" w:noVBand="1"/>
      </w:tblPr>
      <w:tblGrid>
        <w:gridCol w:w="2689"/>
        <w:gridCol w:w="2267"/>
        <w:gridCol w:w="2610"/>
        <w:gridCol w:w="2352"/>
      </w:tblGrid>
      <w:tr w:rsidR="0084679D" w:rsidRPr="002C49DD" w14:paraId="7A416B9E" w14:textId="77777777" w:rsidTr="03E68CE8">
        <w:tc>
          <w:tcPr>
            <w:tcW w:w="9918" w:type="dxa"/>
            <w:gridSpan w:val="4"/>
            <w:shd w:val="clear" w:color="auto" w:fill="BFBFBF" w:themeFill="background1" w:themeFillShade="BF"/>
          </w:tcPr>
          <w:p w14:paraId="6B035785" w14:textId="7029FDDB" w:rsidR="0084679D" w:rsidRPr="002C49DD" w:rsidRDefault="00DF5222" w:rsidP="006B3B3B">
            <w:pPr>
              <w:rPr>
                <w:rFonts w:ascii="Tele-GroteskNor" w:hAnsi="Tele-GroteskNor"/>
                <w:b/>
                <w:sz w:val="24"/>
                <w:lang w:val="en-GB"/>
              </w:rPr>
            </w:pPr>
            <w:r>
              <w:rPr>
                <w:rFonts w:ascii="Tele-GroteskNor" w:hAnsi="Tele-GroteskNor"/>
                <w:b/>
                <w:sz w:val="24"/>
                <w:lang w:val="en-GB"/>
              </w:rPr>
              <w:t>Guest</w:t>
            </w:r>
            <w:r w:rsidR="0084679D">
              <w:rPr>
                <w:rFonts w:ascii="Tele-GroteskNor" w:hAnsi="Tele-GroteskNor"/>
                <w:b/>
                <w:sz w:val="24"/>
                <w:lang w:val="en-GB"/>
              </w:rPr>
              <w:t xml:space="preserve"> </w:t>
            </w:r>
            <w:r>
              <w:rPr>
                <w:rFonts w:ascii="Tele-GroteskNor" w:hAnsi="Tele-GroteskNor"/>
                <w:b/>
                <w:sz w:val="24"/>
                <w:lang w:val="en-GB"/>
              </w:rPr>
              <w:t>d</w:t>
            </w:r>
            <w:r w:rsidR="0084679D">
              <w:rPr>
                <w:rFonts w:ascii="Tele-GroteskNor" w:hAnsi="Tele-GroteskNor"/>
                <w:b/>
                <w:sz w:val="24"/>
                <w:lang w:val="en-GB"/>
              </w:rPr>
              <w:t>ata</w:t>
            </w:r>
          </w:p>
        </w:tc>
      </w:tr>
      <w:tr w:rsidR="0084679D" w:rsidRPr="002C49DD" w14:paraId="1655F9AB" w14:textId="77777777" w:rsidTr="03E68CE8">
        <w:tc>
          <w:tcPr>
            <w:tcW w:w="2689" w:type="dxa"/>
            <w:shd w:val="clear" w:color="auto" w:fill="BFBFBF" w:themeFill="background1" w:themeFillShade="BF"/>
          </w:tcPr>
          <w:p w14:paraId="3ACA9897" w14:textId="77777777" w:rsidR="0084679D" w:rsidRPr="002C49DD" w:rsidRDefault="0084679D" w:rsidP="006B3B3B">
            <w:pPr>
              <w:rPr>
                <w:rFonts w:ascii="Tele-GroteskNor" w:hAnsi="Tele-GroteskNor"/>
                <w:b/>
                <w:sz w:val="24"/>
                <w:lang w:val="en-GB"/>
              </w:rPr>
            </w:pPr>
            <w:r w:rsidRPr="002C49DD">
              <w:rPr>
                <w:rFonts w:ascii="Tele-GroteskNor" w:hAnsi="Tele-GroteskNor"/>
                <w:b/>
                <w:sz w:val="24"/>
                <w:lang w:val="en-GB"/>
              </w:rPr>
              <w:t>Record</w:t>
            </w:r>
          </w:p>
        </w:tc>
        <w:tc>
          <w:tcPr>
            <w:tcW w:w="2267" w:type="dxa"/>
            <w:shd w:val="clear" w:color="auto" w:fill="BFBFBF" w:themeFill="background1" w:themeFillShade="BF"/>
          </w:tcPr>
          <w:p w14:paraId="094CAD01" w14:textId="77777777" w:rsidR="0084679D" w:rsidRPr="002C49DD" w:rsidRDefault="0084679D" w:rsidP="006B3B3B">
            <w:pPr>
              <w:rPr>
                <w:rFonts w:ascii="Tele-GroteskNor" w:hAnsi="Tele-GroteskNor"/>
                <w:b/>
                <w:sz w:val="24"/>
                <w:lang w:val="en-GB"/>
              </w:rPr>
            </w:pPr>
            <w:r w:rsidRPr="002C49DD">
              <w:rPr>
                <w:rFonts w:ascii="Tele-GroteskNor" w:hAnsi="Tele-GroteskNor"/>
                <w:b/>
                <w:sz w:val="24"/>
                <w:lang w:val="en-GB"/>
              </w:rPr>
              <w:t>Retention period</w:t>
            </w:r>
          </w:p>
        </w:tc>
        <w:tc>
          <w:tcPr>
            <w:tcW w:w="2610" w:type="dxa"/>
            <w:shd w:val="clear" w:color="auto" w:fill="BFBFBF" w:themeFill="background1" w:themeFillShade="BF"/>
          </w:tcPr>
          <w:p w14:paraId="5D95B22A" w14:textId="77777777" w:rsidR="0084679D" w:rsidRPr="002C49DD" w:rsidRDefault="0084679D" w:rsidP="006B3B3B">
            <w:pPr>
              <w:rPr>
                <w:rFonts w:ascii="Tele-GroteskNor" w:hAnsi="Tele-GroteskNor"/>
                <w:b/>
                <w:sz w:val="24"/>
                <w:lang w:val="en-GB"/>
              </w:rPr>
            </w:pPr>
            <w:r w:rsidRPr="002C49DD">
              <w:rPr>
                <w:rFonts w:ascii="Tele-GroteskNor" w:hAnsi="Tele-GroteskNor"/>
                <w:b/>
                <w:sz w:val="24"/>
                <w:lang w:val="en-GB"/>
              </w:rPr>
              <w:t>Storage Format</w:t>
            </w:r>
          </w:p>
        </w:tc>
        <w:tc>
          <w:tcPr>
            <w:tcW w:w="2352" w:type="dxa"/>
            <w:shd w:val="clear" w:color="auto" w:fill="BFBFBF" w:themeFill="background1" w:themeFillShade="BF"/>
          </w:tcPr>
          <w:p w14:paraId="52E0D4F1" w14:textId="77777777" w:rsidR="0084679D" w:rsidRPr="002C49DD" w:rsidRDefault="0084679D" w:rsidP="006B3B3B">
            <w:pPr>
              <w:rPr>
                <w:rFonts w:ascii="Tele-GroteskNor" w:hAnsi="Tele-GroteskNor"/>
                <w:b/>
                <w:sz w:val="24"/>
                <w:lang w:val="en-GB"/>
              </w:rPr>
            </w:pPr>
            <w:r w:rsidRPr="002C49DD">
              <w:rPr>
                <w:rFonts w:ascii="Tele-GroteskNor" w:hAnsi="Tele-GroteskNor"/>
                <w:b/>
                <w:sz w:val="24"/>
                <w:lang w:val="en-GB"/>
              </w:rPr>
              <w:t>Reference</w:t>
            </w:r>
          </w:p>
        </w:tc>
      </w:tr>
      <w:tr w:rsidR="0084679D" w:rsidRPr="005F0C03" w14:paraId="4CEAD163" w14:textId="77777777" w:rsidTr="03E68CE8">
        <w:tc>
          <w:tcPr>
            <w:tcW w:w="2689" w:type="dxa"/>
          </w:tcPr>
          <w:p w14:paraId="7B57DFF9" w14:textId="77777777" w:rsidR="0084679D" w:rsidRPr="002C49DD" w:rsidRDefault="0084679D" w:rsidP="006B3B3B">
            <w:pPr>
              <w:rPr>
                <w:rFonts w:ascii="Tele-GroteskNor" w:hAnsi="Tele-GroteskNor"/>
                <w:lang w:val="en-GB"/>
              </w:rPr>
            </w:pPr>
            <w:r>
              <w:rPr>
                <w:rFonts w:ascii="Tele-GroteskNor" w:hAnsi="Tele-GroteskNor"/>
                <w:lang w:val="en-GB"/>
              </w:rPr>
              <w:lastRenderedPageBreak/>
              <w:t xml:space="preserve">Registration Cards </w:t>
            </w:r>
          </w:p>
        </w:tc>
        <w:tc>
          <w:tcPr>
            <w:tcW w:w="2267" w:type="dxa"/>
          </w:tcPr>
          <w:p w14:paraId="75383EE7" w14:textId="1FB0B38C" w:rsidR="0084679D" w:rsidRDefault="20AD55ED" w:rsidP="006B3B3B">
            <w:pPr>
              <w:rPr>
                <w:rFonts w:ascii="Tele-GroteskNor" w:hAnsi="Tele-GroteskNor"/>
                <w:lang w:val="en-GB"/>
              </w:rPr>
            </w:pPr>
            <w:r w:rsidRPr="03E68CE8">
              <w:rPr>
                <w:rFonts w:ascii="Tele-GroteskNor" w:hAnsi="Tele-GroteskNor"/>
                <w:lang w:val="en-GB"/>
              </w:rPr>
              <w:t>5 year</w:t>
            </w:r>
            <w:r w:rsidR="01538B88" w:rsidRPr="03E68CE8">
              <w:rPr>
                <w:rFonts w:ascii="Tele-GroteskNor" w:hAnsi="Tele-GroteskNor"/>
                <w:lang w:val="en-GB"/>
              </w:rPr>
              <w:t>s</w:t>
            </w:r>
          </w:p>
        </w:tc>
        <w:tc>
          <w:tcPr>
            <w:tcW w:w="2610" w:type="dxa"/>
          </w:tcPr>
          <w:p w14:paraId="09D2100B" w14:textId="77777777" w:rsidR="0084679D" w:rsidRPr="00930F4A" w:rsidRDefault="0084679D" w:rsidP="006B3B3B">
            <w:pPr>
              <w:rPr>
                <w:rFonts w:ascii="Tele-GroteskNor" w:hAnsi="Tele-GroteskNor"/>
                <w:lang w:val="en-GB"/>
              </w:rPr>
            </w:pPr>
            <w:r>
              <w:rPr>
                <w:rFonts w:ascii="Tele-GroteskNor" w:hAnsi="Tele-GroteskNor"/>
                <w:lang w:val="en-GB"/>
              </w:rPr>
              <w:t>Paper or electronic</w:t>
            </w:r>
          </w:p>
        </w:tc>
        <w:tc>
          <w:tcPr>
            <w:tcW w:w="2352" w:type="dxa"/>
          </w:tcPr>
          <w:p w14:paraId="5ABE2DAB" w14:textId="77777777" w:rsidR="0084679D" w:rsidRPr="005F0C03" w:rsidRDefault="0084679D" w:rsidP="006B3B3B">
            <w:pPr>
              <w:rPr>
                <w:rFonts w:ascii="Tele-GroteskNor" w:hAnsi="Tele-GroteskNor"/>
                <w:lang w:val="en-US"/>
              </w:rPr>
            </w:pPr>
            <w:r w:rsidRPr="5B8144A8">
              <w:rPr>
                <w:rFonts w:ascii="Tele-GroteskNor" w:hAnsi="Tele-GroteskNor"/>
                <w:lang w:val="en-US"/>
              </w:rPr>
              <w:t>Accounting Act 1994, art. 74(1)</w:t>
            </w:r>
          </w:p>
        </w:tc>
      </w:tr>
      <w:tr w:rsidR="0084679D" w:rsidRPr="005F0C03" w14:paraId="6E7E6DDC" w14:textId="77777777" w:rsidTr="03E68CE8">
        <w:tc>
          <w:tcPr>
            <w:tcW w:w="2689" w:type="dxa"/>
          </w:tcPr>
          <w:p w14:paraId="676F9BC1" w14:textId="77777777" w:rsidR="0084679D" w:rsidRPr="002C49DD" w:rsidRDefault="0084679D" w:rsidP="006B3B3B">
            <w:pPr>
              <w:rPr>
                <w:rFonts w:ascii="Tele-GroteskNor" w:hAnsi="Tele-GroteskNor"/>
                <w:lang w:val="en-GB"/>
              </w:rPr>
            </w:pPr>
            <w:r>
              <w:rPr>
                <w:rFonts w:ascii="Tele-GroteskNor" w:hAnsi="Tele-GroteskNor"/>
                <w:lang w:val="en-GB"/>
              </w:rPr>
              <w:t>Sales Invoices</w:t>
            </w:r>
          </w:p>
        </w:tc>
        <w:tc>
          <w:tcPr>
            <w:tcW w:w="2267" w:type="dxa"/>
          </w:tcPr>
          <w:p w14:paraId="3FB71E52" w14:textId="77777777" w:rsidR="0084679D" w:rsidRDefault="0084679D" w:rsidP="006B3B3B">
            <w:pPr>
              <w:rPr>
                <w:rFonts w:ascii="Tele-GroteskNor" w:hAnsi="Tele-GroteskNor"/>
                <w:lang w:val="en-GB"/>
              </w:rPr>
            </w:pPr>
            <w:r w:rsidRPr="5B8144A8">
              <w:rPr>
                <w:rFonts w:ascii="Tele-GroteskNor" w:hAnsi="Tele-GroteskNor"/>
                <w:lang w:val="en-GB"/>
              </w:rPr>
              <w:t>5 years</w:t>
            </w:r>
          </w:p>
        </w:tc>
        <w:tc>
          <w:tcPr>
            <w:tcW w:w="2610" w:type="dxa"/>
          </w:tcPr>
          <w:p w14:paraId="6F12F625" w14:textId="77777777" w:rsidR="0084679D" w:rsidRPr="00930F4A" w:rsidRDefault="0084679D" w:rsidP="006B3B3B">
            <w:pPr>
              <w:rPr>
                <w:rFonts w:ascii="Tele-GroteskNor" w:hAnsi="Tele-GroteskNor"/>
                <w:lang w:val="en-GB"/>
              </w:rPr>
            </w:pPr>
            <w:r>
              <w:rPr>
                <w:rFonts w:ascii="Tele-GroteskNor" w:hAnsi="Tele-GroteskNor"/>
                <w:lang w:val="en-GB"/>
              </w:rPr>
              <w:t>Paper or electronic</w:t>
            </w:r>
          </w:p>
        </w:tc>
        <w:tc>
          <w:tcPr>
            <w:tcW w:w="2352" w:type="dxa"/>
          </w:tcPr>
          <w:p w14:paraId="4579D8C9" w14:textId="77777777" w:rsidR="0084679D" w:rsidRPr="002C49DD" w:rsidRDefault="0084679D" w:rsidP="006B3B3B">
            <w:pPr>
              <w:rPr>
                <w:rFonts w:ascii="Tele-GroteskNor" w:hAnsi="Tele-GroteskNor"/>
                <w:lang w:val="en-GB"/>
              </w:rPr>
            </w:pPr>
            <w:r w:rsidRPr="5B8144A8">
              <w:rPr>
                <w:rFonts w:ascii="Tele-GroteskNor" w:hAnsi="Tele-GroteskNor"/>
                <w:lang w:val="en-GB"/>
              </w:rPr>
              <w:t>Accounting Act 1994, art. 74(1)</w:t>
            </w:r>
          </w:p>
        </w:tc>
      </w:tr>
      <w:tr w:rsidR="0084679D" w:rsidRPr="002C49DD" w14:paraId="349F72B9" w14:textId="77777777" w:rsidTr="03E68CE8">
        <w:tc>
          <w:tcPr>
            <w:tcW w:w="2689" w:type="dxa"/>
          </w:tcPr>
          <w:p w14:paraId="03497EC5" w14:textId="77777777" w:rsidR="0084679D" w:rsidRPr="002C49DD" w:rsidRDefault="0084679D" w:rsidP="006B3B3B">
            <w:pPr>
              <w:rPr>
                <w:rFonts w:ascii="Tele-GroteskNor" w:hAnsi="Tele-GroteskNor"/>
                <w:lang w:val="en-GB"/>
              </w:rPr>
            </w:pPr>
            <w:r>
              <w:rPr>
                <w:rFonts w:ascii="Tele-GroteskNor" w:hAnsi="Tele-GroteskNor"/>
                <w:lang w:val="en-GB"/>
              </w:rPr>
              <w:t>Credit cards receipt</w:t>
            </w:r>
          </w:p>
        </w:tc>
        <w:tc>
          <w:tcPr>
            <w:tcW w:w="2267" w:type="dxa"/>
          </w:tcPr>
          <w:p w14:paraId="35910A22" w14:textId="77777777" w:rsidR="0084679D" w:rsidRDefault="0084679D" w:rsidP="006B3B3B">
            <w:pPr>
              <w:rPr>
                <w:rFonts w:ascii="Tele-GroteskNor" w:hAnsi="Tele-GroteskNor"/>
                <w:lang w:val="en-GB"/>
              </w:rPr>
            </w:pPr>
            <w:r w:rsidRPr="5B8144A8">
              <w:rPr>
                <w:rFonts w:ascii="Tele-GroteskNor" w:hAnsi="Tele-GroteskNor"/>
                <w:lang w:val="en-GB"/>
              </w:rPr>
              <w:t>5 years</w:t>
            </w:r>
          </w:p>
        </w:tc>
        <w:tc>
          <w:tcPr>
            <w:tcW w:w="2610" w:type="dxa"/>
          </w:tcPr>
          <w:p w14:paraId="183E8788" w14:textId="77777777" w:rsidR="0084679D" w:rsidRPr="00930F4A" w:rsidRDefault="0084679D" w:rsidP="006B3B3B">
            <w:pPr>
              <w:rPr>
                <w:rFonts w:ascii="Tele-GroteskNor" w:hAnsi="Tele-GroteskNor"/>
                <w:lang w:val="en-GB"/>
              </w:rPr>
            </w:pPr>
            <w:r>
              <w:rPr>
                <w:rFonts w:ascii="Tele-GroteskNor" w:hAnsi="Tele-GroteskNor"/>
                <w:lang w:val="en-GB"/>
              </w:rPr>
              <w:t>Paper or electronic</w:t>
            </w:r>
          </w:p>
        </w:tc>
        <w:tc>
          <w:tcPr>
            <w:tcW w:w="2352" w:type="dxa"/>
          </w:tcPr>
          <w:p w14:paraId="4EE4A51F" w14:textId="7883B106" w:rsidR="0084679D" w:rsidRPr="002C49DD" w:rsidRDefault="0084679D" w:rsidP="006B3B3B">
            <w:pPr>
              <w:rPr>
                <w:rFonts w:ascii="Tele-GroteskNor" w:hAnsi="Tele-GroteskNor"/>
                <w:lang w:val="en-GB"/>
              </w:rPr>
            </w:pPr>
            <w:r w:rsidRPr="5B8144A8">
              <w:rPr>
                <w:rFonts w:ascii="Tele-GroteskNor" w:hAnsi="Tele-GroteskNor"/>
                <w:lang w:val="en-GB"/>
              </w:rPr>
              <w:t>For Tax purposes</w:t>
            </w:r>
          </w:p>
        </w:tc>
      </w:tr>
      <w:tr w:rsidR="0084679D" w:rsidRPr="002C49DD" w14:paraId="23D81FEF" w14:textId="77777777" w:rsidTr="03E68CE8">
        <w:tc>
          <w:tcPr>
            <w:tcW w:w="2689" w:type="dxa"/>
          </w:tcPr>
          <w:p w14:paraId="15CD3D77" w14:textId="0D06939B" w:rsidR="0084679D" w:rsidRPr="002C49DD" w:rsidRDefault="0084679D" w:rsidP="006B3B3B">
            <w:pPr>
              <w:rPr>
                <w:rFonts w:ascii="Tele-GroteskNor" w:hAnsi="Tele-GroteskNor"/>
                <w:lang w:val="en-GB"/>
              </w:rPr>
            </w:pPr>
            <w:r>
              <w:rPr>
                <w:rFonts w:ascii="Tele-GroteskNor" w:hAnsi="Tele-GroteskNor"/>
                <w:lang w:val="en-GB"/>
              </w:rPr>
              <w:t xml:space="preserve">Photos with consent </w:t>
            </w:r>
          </w:p>
        </w:tc>
        <w:tc>
          <w:tcPr>
            <w:tcW w:w="2267" w:type="dxa"/>
          </w:tcPr>
          <w:p w14:paraId="7DBBB334" w14:textId="77777777" w:rsidR="0084679D" w:rsidRDefault="0084679D" w:rsidP="006B3B3B">
            <w:pPr>
              <w:rPr>
                <w:rFonts w:ascii="Tele-GroteskNor" w:hAnsi="Tele-GroteskNor"/>
                <w:lang w:val="en-GB"/>
              </w:rPr>
            </w:pPr>
            <w:r>
              <w:rPr>
                <w:rFonts w:ascii="Tele-GroteskNor" w:hAnsi="Tele-GroteskNor"/>
                <w:lang w:val="en-GB"/>
              </w:rPr>
              <w:t>Until withdrawal</w:t>
            </w:r>
          </w:p>
        </w:tc>
        <w:tc>
          <w:tcPr>
            <w:tcW w:w="2610" w:type="dxa"/>
          </w:tcPr>
          <w:p w14:paraId="24D6BBD7" w14:textId="77777777" w:rsidR="0084679D" w:rsidRPr="00930F4A" w:rsidRDefault="0084679D" w:rsidP="006B3B3B">
            <w:pPr>
              <w:rPr>
                <w:rFonts w:ascii="Tele-GroteskNor" w:hAnsi="Tele-GroteskNor"/>
                <w:lang w:val="en-GB"/>
              </w:rPr>
            </w:pPr>
            <w:r>
              <w:rPr>
                <w:rFonts w:ascii="Tele-GroteskNor" w:hAnsi="Tele-GroteskNor"/>
                <w:lang w:val="en-GB"/>
              </w:rPr>
              <w:t>Electronic</w:t>
            </w:r>
          </w:p>
        </w:tc>
        <w:tc>
          <w:tcPr>
            <w:tcW w:w="2352" w:type="dxa"/>
          </w:tcPr>
          <w:p w14:paraId="5CF0FAF3" w14:textId="77777777" w:rsidR="0084679D" w:rsidRPr="002C49DD" w:rsidRDefault="0084679D" w:rsidP="006B3B3B">
            <w:pPr>
              <w:rPr>
                <w:rFonts w:ascii="Tele-GroteskNor" w:hAnsi="Tele-GroteskNor"/>
                <w:lang w:val="en-GB"/>
              </w:rPr>
            </w:pPr>
            <w:r>
              <w:rPr>
                <w:rFonts w:ascii="Tele-GroteskNor" w:hAnsi="Tele-GroteskNor"/>
                <w:lang w:val="en-GB"/>
              </w:rPr>
              <w:t>GDPR</w:t>
            </w:r>
          </w:p>
        </w:tc>
      </w:tr>
      <w:tr w:rsidR="004D2D71" w:rsidRPr="002C49DD" w14:paraId="5203A54B" w14:textId="77777777" w:rsidTr="03E68CE8">
        <w:tc>
          <w:tcPr>
            <w:tcW w:w="2689" w:type="dxa"/>
          </w:tcPr>
          <w:p w14:paraId="0FDA2B99" w14:textId="34A214C4" w:rsidR="004D2D71" w:rsidRDefault="004D2D71" w:rsidP="004D2D71">
            <w:pPr>
              <w:rPr>
                <w:rFonts w:ascii="Tele-GroteskNor" w:hAnsi="Tele-GroteskNor"/>
              </w:rPr>
            </w:pPr>
            <w:r>
              <w:rPr>
                <w:rFonts w:ascii="Tele-GroteskNor" w:hAnsi="Tele-GroteskNor"/>
                <w:lang w:val="en-GB"/>
              </w:rPr>
              <w:t>CCTV footage</w:t>
            </w:r>
          </w:p>
        </w:tc>
        <w:tc>
          <w:tcPr>
            <w:tcW w:w="2267" w:type="dxa"/>
          </w:tcPr>
          <w:p w14:paraId="3FC73AAA" w14:textId="661F92B2" w:rsidR="004D2D71" w:rsidRPr="00B13FDE" w:rsidRDefault="004D2D71" w:rsidP="00B13FDE">
            <w:pPr>
              <w:spacing w:line="259" w:lineRule="auto"/>
              <w:rPr>
                <w:rFonts w:ascii="Tele-GroteskNor" w:hAnsi="Tele-GroteskNor"/>
                <w:lang w:val="en-GB"/>
              </w:rPr>
            </w:pPr>
            <w:r w:rsidRPr="5B8144A8">
              <w:rPr>
                <w:rFonts w:ascii="Tele-GroteskNor" w:hAnsi="Tele-GroteskNor"/>
                <w:lang w:val="en-GB"/>
              </w:rPr>
              <w:t>3 months</w:t>
            </w:r>
          </w:p>
        </w:tc>
        <w:tc>
          <w:tcPr>
            <w:tcW w:w="2610" w:type="dxa"/>
          </w:tcPr>
          <w:p w14:paraId="59225A6E" w14:textId="0E7F6530" w:rsidR="004D2D71" w:rsidRDefault="004D2D71" w:rsidP="004D2D71">
            <w:pPr>
              <w:rPr>
                <w:rFonts w:ascii="Tele-GroteskNor" w:hAnsi="Tele-GroteskNor"/>
              </w:rPr>
            </w:pPr>
            <w:r>
              <w:rPr>
                <w:rFonts w:ascii="Tele-GroteskNor" w:hAnsi="Tele-GroteskNor"/>
                <w:lang w:val="en-GB"/>
              </w:rPr>
              <w:t>Electronic</w:t>
            </w:r>
          </w:p>
        </w:tc>
        <w:tc>
          <w:tcPr>
            <w:tcW w:w="2352" w:type="dxa"/>
          </w:tcPr>
          <w:p w14:paraId="4859941D" w14:textId="77777777" w:rsidR="004D2D71" w:rsidRPr="00446876" w:rsidRDefault="004D2D71" w:rsidP="004D2D71">
            <w:pPr>
              <w:rPr>
                <w:rFonts w:ascii="Tele-GroteskNor" w:hAnsi="Tele-GroteskNor"/>
                <w:lang w:val="en-GB"/>
              </w:rPr>
            </w:pPr>
            <w:r w:rsidRPr="00446876">
              <w:rPr>
                <w:rFonts w:ascii="Tele-GroteskNor" w:hAnsi="Tele-GroteskNor"/>
              </w:rPr>
              <w:t xml:space="preserve">Labour Code </w:t>
            </w:r>
          </w:p>
          <w:p w14:paraId="15F42387" w14:textId="2F9406C9" w:rsidR="004D2D71" w:rsidRDefault="004D2D71" w:rsidP="004D2D71">
            <w:pPr>
              <w:rPr>
                <w:rFonts w:ascii="Tele-GroteskNor" w:hAnsi="Tele-GroteskNor"/>
              </w:rPr>
            </w:pPr>
            <w:r w:rsidRPr="00446876">
              <w:rPr>
                <w:rFonts w:ascii="Tele-GroteskNor" w:hAnsi="Tele-GroteskNor"/>
              </w:rPr>
              <w:t>Art. 22</w:t>
            </w:r>
            <w:r w:rsidRPr="00446876">
              <w:rPr>
                <w:rFonts w:ascii="Tele-GroteskNor" w:hAnsi="Tele-GroteskNor"/>
                <w:vertAlign w:val="superscript"/>
              </w:rPr>
              <w:t>2</w:t>
            </w:r>
          </w:p>
        </w:tc>
      </w:tr>
    </w:tbl>
    <w:p w14:paraId="226737E1" w14:textId="77777777" w:rsidR="008E2B9E" w:rsidRDefault="008E2B9E" w:rsidP="00FD065C">
      <w:pPr>
        <w:rPr>
          <w:sz w:val="20"/>
          <w:szCs w:val="20"/>
        </w:rPr>
      </w:pPr>
    </w:p>
    <w:sectPr w:rsidR="008E2B9E" w:rsidSect="00A807DA">
      <w:footerReference w:type="default" r:id="rId11"/>
      <w:headerReference w:type="first" r:id="rId12"/>
      <w:pgSz w:w="11906" w:h="16838"/>
      <w:pgMar w:top="1684" w:right="849" w:bottom="1560"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F3248" w14:textId="77777777" w:rsidR="00505227" w:rsidRDefault="00505227" w:rsidP="006B33DE">
      <w:pPr>
        <w:spacing w:after="0" w:line="240" w:lineRule="auto"/>
      </w:pPr>
      <w:r>
        <w:separator/>
      </w:r>
    </w:p>
  </w:endnote>
  <w:endnote w:type="continuationSeparator" w:id="0">
    <w:p w14:paraId="24E94D5B" w14:textId="77777777" w:rsidR="00505227" w:rsidRDefault="00505227" w:rsidP="006B33DE">
      <w:pPr>
        <w:spacing w:after="0" w:line="240" w:lineRule="auto"/>
      </w:pPr>
      <w:r>
        <w:continuationSeparator/>
      </w:r>
    </w:p>
  </w:endnote>
  <w:endnote w:type="continuationNotice" w:id="1">
    <w:p w14:paraId="09630219" w14:textId="77777777" w:rsidR="00505227" w:rsidRDefault="005052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ele-GroteskNor">
    <w:altName w:val="Calibri"/>
    <w:charset w:val="00"/>
    <w:family w:val="auto"/>
    <w:pitch w:val="variable"/>
    <w:sig w:usb0="00000007" w:usb1="00000000" w:usb2="00000000" w:usb3="00000000" w:csb0="00000013" w:csb1="00000000"/>
  </w:font>
  <w:font w:name="Titillium Web">
    <w:charset w:val="00"/>
    <w:family w:val="auto"/>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36F42" w14:textId="77777777" w:rsidR="00EF36D1" w:rsidRPr="0004217B" w:rsidRDefault="00EF36D1" w:rsidP="006D3914">
    <w:pPr>
      <w:pStyle w:val="Footer"/>
      <w:tabs>
        <w:tab w:val="clear" w:pos="4536"/>
        <w:tab w:val="left" w:pos="4281"/>
        <w:tab w:val="right" w:pos="10772"/>
      </w:tabs>
      <w:spacing w:line="200" w:lineRule="exact"/>
      <w:rPr>
        <w:rFonts w:ascii="Verdana" w:hAnsi="Verdana"/>
        <w:color w:val="525252" w:themeColor="text2"/>
        <w:sz w:val="14"/>
        <w:szCs w:val="14"/>
      </w:rPr>
    </w:pPr>
    <w:r w:rsidRPr="0004217B">
      <w:rPr>
        <w:rFonts w:ascii="Verdana" w:hAnsi="Verdana"/>
        <w:color w:val="525252" w:themeColor="text2"/>
        <w:sz w:val="14"/>
        <w:szCs w:val="14"/>
      </w:rPr>
      <w:t>Hotel Co 51 B.V.</w:t>
    </w:r>
  </w:p>
  <w:p w14:paraId="27FFFC70" w14:textId="294E031F" w:rsidR="00EF36D1" w:rsidRPr="0004217B" w:rsidRDefault="002B12AD" w:rsidP="006D3914">
    <w:pPr>
      <w:pStyle w:val="Footer"/>
      <w:tabs>
        <w:tab w:val="clear" w:pos="4536"/>
        <w:tab w:val="clear" w:pos="9072"/>
        <w:tab w:val="left" w:pos="4281"/>
        <w:tab w:val="right" w:pos="10772"/>
      </w:tabs>
      <w:spacing w:line="200" w:lineRule="exact"/>
      <w:rPr>
        <w:rFonts w:ascii="Verdana" w:hAnsi="Verdana"/>
        <w:color w:val="525252" w:themeColor="text2"/>
        <w:sz w:val="14"/>
        <w:szCs w:val="14"/>
      </w:rPr>
    </w:pPr>
    <w:r>
      <w:rPr>
        <w:rFonts w:ascii="Verdana" w:hAnsi="Verdana"/>
        <w:color w:val="525252" w:themeColor="text2"/>
        <w:sz w:val="14"/>
        <w:szCs w:val="14"/>
      </w:rPr>
      <w:t>Procedure</w:t>
    </w:r>
    <w:r w:rsidR="00EF36D1">
      <w:rPr>
        <w:rFonts w:ascii="Verdana" w:hAnsi="Verdana"/>
        <w:color w:val="525252" w:themeColor="text2"/>
        <w:sz w:val="14"/>
        <w:szCs w:val="14"/>
      </w:rPr>
      <w:t xml:space="preserve"> – Data Retention</w:t>
    </w:r>
    <w:r w:rsidR="00EF36D1">
      <w:rPr>
        <w:rFonts w:ascii="Verdana" w:hAnsi="Verdana"/>
        <w:color w:val="525252" w:themeColor="text2"/>
        <w:sz w:val="14"/>
        <w:szCs w:val="14"/>
      </w:rPr>
      <w:tab/>
    </w:r>
    <w:r w:rsidR="00EF36D1" w:rsidRPr="0004217B">
      <w:rPr>
        <w:rFonts w:ascii="Verdana" w:hAnsi="Verdana"/>
        <w:color w:val="525252" w:themeColor="text2"/>
        <w:sz w:val="14"/>
        <w:szCs w:val="14"/>
      </w:rPr>
      <w:tab/>
    </w:r>
    <w:r w:rsidR="00EF36D1" w:rsidRPr="00975947">
      <w:rPr>
        <w:rFonts w:ascii="Verdana" w:hAnsi="Verdana"/>
        <w:color w:val="525252" w:themeColor="text2"/>
        <w:sz w:val="14"/>
        <w:szCs w:val="14"/>
        <w:lang w:val="nl-NL"/>
      </w:rPr>
      <w:fldChar w:fldCharType="begin"/>
    </w:r>
    <w:r w:rsidR="00EF36D1" w:rsidRPr="0004217B">
      <w:rPr>
        <w:rFonts w:ascii="Verdana" w:hAnsi="Verdana"/>
        <w:color w:val="525252" w:themeColor="text2"/>
        <w:sz w:val="14"/>
        <w:szCs w:val="14"/>
      </w:rPr>
      <w:instrText xml:space="preserve"> PAGE   \* MERGEFORMAT </w:instrText>
    </w:r>
    <w:r w:rsidR="00EF36D1" w:rsidRPr="00975947">
      <w:rPr>
        <w:rFonts w:ascii="Verdana" w:hAnsi="Verdana"/>
        <w:color w:val="525252" w:themeColor="text2"/>
        <w:sz w:val="14"/>
        <w:szCs w:val="14"/>
        <w:lang w:val="nl-NL"/>
      </w:rPr>
      <w:fldChar w:fldCharType="separate"/>
    </w:r>
    <w:r w:rsidR="00EF36D1" w:rsidRPr="00095238">
      <w:rPr>
        <w:rFonts w:ascii="Verdana" w:hAnsi="Verdana"/>
        <w:color w:val="525252" w:themeColor="text2"/>
        <w:sz w:val="14"/>
        <w:szCs w:val="14"/>
      </w:rPr>
      <w:t>2</w:t>
    </w:r>
    <w:r w:rsidR="00EF36D1" w:rsidRPr="00975947">
      <w:rPr>
        <w:rFonts w:ascii="Verdana" w:hAnsi="Verdana"/>
        <w:noProof/>
        <w:color w:val="525252" w:themeColor="text2"/>
        <w:sz w:val="14"/>
        <w:szCs w:val="14"/>
        <w:lang w:val="nl-N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09FE9" w14:textId="77777777" w:rsidR="00505227" w:rsidRDefault="00505227" w:rsidP="006B33DE">
      <w:pPr>
        <w:spacing w:after="0" w:line="240" w:lineRule="auto"/>
      </w:pPr>
      <w:r>
        <w:separator/>
      </w:r>
    </w:p>
  </w:footnote>
  <w:footnote w:type="continuationSeparator" w:id="0">
    <w:p w14:paraId="066A981E" w14:textId="77777777" w:rsidR="00505227" w:rsidRDefault="00505227" w:rsidP="006B33DE">
      <w:pPr>
        <w:spacing w:after="0" w:line="240" w:lineRule="auto"/>
      </w:pPr>
      <w:r>
        <w:continuationSeparator/>
      </w:r>
    </w:p>
  </w:footnote>
  <w:footnote w:type="continuationNotice" w:id="1">
    <w:p w14:paraId="2011C92C" w14:textId="77777777" w:rsidR="00505227" w:rsidRDefault="005052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1DF28" w14:textId="59005F8F" w:rsidR="00EF36D1" w:rsidRDefault="00EF36D1" w:rsidP="00A807DA">
    <w:pPr>
      <w:pStyle w:val="Header"/>
      <w:ind w:left="2268"/>
    </w:pPr>
    <w:r w:rsidRPr="0072607E">
      <w:rPr>
        <w:rFonts w:ascii="Verdana" w:hAnsi="Verdana"/>
        <w:noProof/>
        <w:color w:val="525252" w:themeColor="text2"/>
        <w:sz w:val="14"/>
        <w:szCs w:val="14"/>
      </w:rPr>
      <w:drawing>
        <wp:anchor distT="0" distB="0" distL="114300" distR="114300" simplePos="0" relativeHeight="251658240" behindDoc="0" locked="0" layoutInCell="1" allowOverlap="1" wp14:anchorId="6576A70F" wp14:editId="622A0850">
          <wp:simplePos x="0" y="0"/>
          <wp:positionH relativeFrom="margin">
            <wp:align>left</wp:align>
          </wp:positionH>
          <wp:positionV relativeFrom="topMargin">
            <wp:posOffset>181610</wp:posOffset>
          </wp:positionV>
          <wp:extent cx="941832" cy="963736"/>
          <wp:effectExtent l="0" t="0" r="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41832" cy="963736"/>
                  </a:xfrm>
                  <a:prstGeom prst="rect">
                    <a:avLst/>
                  </a:prstGeom>
                </pic:spPr>
              </pic:pic>
            </a:graphicData>
          </a:graphic>
          <wp14:sizeRelH relativeFrom="margin">
            <wp14:pctWidth>0</wp14:pctWidth>
          </wp14:sizeRelH>
          <wp14:sizeRelV relativeFrom="margin">
            <wp14:pctHeight>0</wp14:pctHeight>
          </wp14:sizeRelV>
        </wp:anchor>
      </w:drawing>
    </w:r>
    <w:r>
      <w:rPr>
        <w:sz w:val="40"/>
        <w:szCs w:val="40"/>
      </w:rPr>
      <w:t xml:space="preserve">DATA RETENTION </w:t>
    </w:r>
    <w:r>
      <w:rPr>
        <w:sz w:val="40"/>
        <w:szCs w:val="40"/>
      </w:rPr>
      <w:br/>
    </w:r>
    <w:r w:rsidRPr="00272B8E">
      <w:rPr>
        <w:sz w:val="24"/>
        <w:szCs w:val="24"/>
      </w:rPr>
      <w:t>PROCEDURE</w:t>
    </w:r>
    <w:r w:rsidRPr="0072607E">
      <w:rPr>
        <w:rFonts w:ascii="Verdana" w:hAnsi="Verdana"/>
        <w:noProof/>
        <w:color w:val="525252" w:themeColor="text2"/>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A10BE"/>
    <w:multiLevelType w:val="hybridMultilevel"/>
    <w:tmpl w:val="096852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768192B"/>
    <w:multiLevelType w:val="hybridMultilevel"/>
    <w:tmpl w:val="7CAEC188"/>
    <w:lvl w:ilvl="0" w:tplc="01C06D08">
      <w:start w:val="1"/>
      <w:numFmt w:val="decimal"/>
      <w:pStyle w:val="Heading1"/>
      <w:lvlText w:val="%1."/>
      <w:lvlJc w:val="left"/>
      <w:pPr>
        <w:ind w:left="720" w:hanging="72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2F0C1A00"/>
    <w:multiLevelType w:val="hybridMultilevel"/>
    <w:tmpl w:val="6F326CDE"/>
    <w:lvl w:ilvl="0" w:tplc="4F54A37E">
      <w:start w:val="3"/>
      <w:numFmt w:val="bullet"/>
      <w:lvlText w:val="-"/>
      <w:lvlJc w:val="left"/>
      <w:pPr>
        <w:ind w:left="720" w:hanging="360"/>
      </w:pPr>
      <w:rPr>
        <w:rFonts w:ascii="Calibri Light" w:eastAsia="Georgia" w:hAnsi="Calibri Light" w:cs="Calibri Light" w:hint="default"/>
      </w:rPr>
    </w:lvl>
    <w:lvl w:ilvl="1" w:tplc="A552DC1C" w:tentative="1">
      <w:start w:val="1"/>
      <w:numFmt w:val="bullet"/>
      <w:lvlText w:val="o"/>
      <w:lvlJc w:val="left"/>
      <w:pPr>
        <w:ind w:left="1440" w:hanging="360"/>
      </w:pPr>
      <w:rPr>
        <w:rFonts w:ascii="Courier New" w:hAnsi="Courier New" w:cs="Courier New" w:hint="default"/>
      </w:rPr>
    </w:lvl>
    <w:lvl w:ilvl="2" w:tplc="AF62D8DC" w:tentative="1">
      <w:start w:val="1"/>
      <w:numFmt w:val="bullet"/>
      <w:lvlText w:val=""/>
      <w:lvlJc w:val="left"/>
      <w:pPr>
        <w:ind w:left="2160" w:hanging="360"/>
      </w:pPr>
      <w:rPr>
        <w:rFonts w:ascii="Wingdings" w:hAnsi="Wingdings" w:hint="default"/>
      </w:rPr>
    </w:lvl>
    <w:lvl w:ilvl="3" w:tplc="2D9AF0B8" w:tentative="1">
      <w:start w:val="1"/>
      <w:numFmt w:val="bullet"/>
      <w:lvlText w:val=""/>
      <w:lvlJc w:val="left"/>
      <w:pPr>
        <w:ind w:left="2880" w:hanging="360"/>
      </w:pPr>
      <w:rPr>
        <w:rFonts w:ascii="Symbol" w:hAnsi="Symbol" w:hint="default"/>
      </w:rPr>
    </w:lvl>
    <w:lvl w:ilvl="4" w:tplc="71449ED2" w:tentative="1">
      <w:start w:val="1"/>
      <w:numFmt w:val="bullet"/>
      <w:lvlText w:val="o"/>
      <w:lvlJc w:val="left"/>
      <w:pPr>
        <w:ind w:left="3600" w:hanging="360"/>
      </w:pPr>
      <w:rPr>
        <w:rFonts w:ascii="Courier New" w:hAnsi="Courier New" w:cs="Courier New" w:hint="default"/>
      </w:rPr>
    </w:lvl>
    <w:lvl w:ilvl="5" w:tplc="4B6274E8" w:tentative="1">
      <w:start w:val="1"/>
      <w:numFmt w:val="bullet"/>
      <w:lvlText w:val=""/>
      <w:lvlJc w:val="left"/>
      <w:pPr>
        <w:ind w:left="4320" w:hanging="360"/>
      </w:pPr>
      <w:rPr>
        <w:rFonts w:ascii="Wingdings" w:hAnsi="Wingdings" w:hint="default"/>
      </w:rPr>
    </w:lvl>
    <w:lvl w:ilvl="6" w:tplc="76CC0A66" w:tentative="1">
      <w:start w:val="1"/>
      <w:numFmt w:val="bullet"/>
      <w:lvlText w:val=""/>
      <w:lvlJc w:val="left"/>
      <w:pPr>
        <w:ind w:left="5040" w:hanging="360"/>
      </w:pPr>
      <w:rPr>
        <w:rFonts w:ascii="Symbol" w:hAnsi="Symbol" w:hint="default"/>
      </w:rPr>
    </w:lvl>
    <w:lvl w:ilvl="7" w:tplc="52A4D3CA" w:tentative="1">
      <w:start w:val="1"/>
      <w:numFmt w:val="bullet"/>
      <w:lvlText w:val="o"/>
      <w:lvlJc w:val="left"/>
      <w:pPr>
        <w:ind w:left="5760" w:hanging="360"/>
      </w:pPr>
      <w:rPr>
        <w:rFonts w:ascii="Courier New" w:hAnsi="Courier New" w:cs="Courier New" w:hint="default"/>
      </w:rPr>
    </w:lvl>
    <w:lvl w:ilvl="8" w:tplc="630657D2" w:tentative="1">
      <w:start w:val="1"/>
      <w:numFmt w:val="bullet"/>
      <w:lvlText w:val=""/>
      <w:lvlJc w:val="left"/>
      <w:pPr>
        <w:ind w:left="6480" w:hanging="360"/>
      </w:pPr>
      <w:rPr>
        <w:rFonts w:ascii="Wingdings" w:hAnsi="Wingdings" w:hint="default"/>
      </w:rPr>
    </w:lvl>
  </w:abstractNum>
  <w:abstractNum w:abstractNumId="3" w15:restartNumberingAfterBreak="0">
    <w:nsid w:val="3D6E6D8C"/>
    <w:multiLevelType w:val="hybridMultilevel"/>
    <w:tmpl w:val="2AAED1AE"/>
    <w:lvl w:ilvl="0" w:tplc="58644FCA">
      <w:start w:val="3"/>
      <w:numFmt w:val="bullet"/>
      <w:lvlText w:val="-"/>
      <w:lvlJc w:val="left"/>
      <w:pPr>
        <w:ind w:left="720" w:hanging="360"/>
      </w:pPr>
      <w:rPr>
        <w:rFonts w:ascii="Calibri Light" w:eastAsia="Georgia" w:hAnsi="Calibri Light" w:cs="Calibri Light" w:hint="default"/>
      </w:rPr>
    </w:lvl>
    <w:lvl w:ilvl="1" w:tplc="5EB00472" w:tentative="1">
      <w:start w:val="1"/>
      <w:numFmt w:val="bullet"/>
      <w:lvlText w:val="o"/>
      <w:lvlJc w:val="left"/>
      <w:pPr>
        <w:ind w:left="1440" w:hanging="360"/>
      </w:pPr>
      <w:rPr>
        <w:rFonts w:ascii="Courier New" w:hAnsi="Courier New" w:cs="Courier New" w:hint="default"/>
      </w:rPr>
    </w:lvl>
    <w:lvl w:ilvl="2" w:tplc="002E41D4" w:tentative="1">
      <w:start w:val="1"/>
      <w:numFmt w:val="bullet"/>
      <w:lvlText w:val=""/>
      <w:lvlJc w:val="left"/>
      <w:pPr>
        <w:ind w:left="2160" w:hanging="360"/>
      </w:pPr>
      <w:rPr>
        <w:rFonts w:ascii="Wingdings" w:hAnsi="Wingdings" w:hint="default"/>
      </w:rPr>
    </w:lvl>
    <w:lvl w:ilvl="3" w:tplc="CBA898DC" w:tentative="1">
      <w:start w:val="1"/>
      <w:numFmt w:val="bullet"/>
      <w:lvlText w:val=""/>
      <w:lvlJc w:val="left"/>
      <w:pPr>
        <w:ind w:left="2880" w:hanging="360"/>
      </w:pPr>
      <w:rPr>
        <w:rFonts w:ascii="Symbol" w:hAnsi="Symbol" w:hint="default"/>
      </w:rPr>
    </w:lvl>
    <w:lvl w:ilvl="4" w:tplc="9C781738" w:tentative="1">
      <w:start w:val="1"/>
      <w:numFmt w:val="bullet"/>
      <w:lvlText w:val="o"/>
      <w:lvlJc w:val="left"/>
      <w:pPr>
        <w:ind w:left="3600" w:hanging="360"/>
      </w:pPr>
      <w:rPr>
        <w:rFonts w:ascii="Courier New" w:hAnsi="Courier New" w:cs="Courier New" w:hint="default"/>
      </w:rPr>
    </w:lvl>
    <w:lvl w:ilvl="5" w:tplc="40D0D496" w:tentative="1">
      <w:start w:val="1"/>
      <w:numFmt w:val="bullet"/>
      <w:lvlText w:val=""/>
      <w:lvlJc w:val="left"/>
      <w:pPr>
        <w:ind w:left="4320" w:hanging="360"/>
      </w:pPr>
      <w:rPr>
        <w:rFonts w:ascii="Wingdings" w:hAnsi="Wingdings" w:hint="default"/>
      </w:rPr>
    </w:lvl>
    <w:lvl w:ilvl="6" w:tplc="345C1952" w:tentative="1">
      <w:start w:val="1"/>
      <w:numFmt w:val="bullet"/>
      <w:lvlText w:val=""/>
      <w:lvlJc w:val="left"/>
      <w:pPr>
        <w:ind w:left="5040" w:hanging="360"/>
      </w:pPr>
      <w:rPr>
        <w:rFonts w:ascii="Symbol" w:hAnsi="Symbol" w:hint="default"/>
      </w:rPr>
    </w:lvl>
    <w:lvl w:ilvl="7" w:tplc="9C945B84" w:tentative="1">
      <w:start w:val="1"/>
      <w:numFmt w:val="bullet"/>
      <w:lvlText w:val="o"/>
      <w:lvlJc w:val="left"/>
      <w:pPr>
        <w:ind w:left="5760" w:hanging="360"/>
      </w:pPr>
      <w:rPr>
        <w:rFonts w:ascii="Courier New" w:hAnsi="Courier New" w:cs="Courier New" w:hint="default"/>
      </w:rPr>
    </w:lvl>
    <w:lvl w:ilvl="8" w:tplc="529C9932" w:tentative="1">
      <w:start w:val="1"/>
      <w:numFmt w:val="bullet"/>
      <w:lvlText w:val=""/>
      <w:lvlJc w:val="left"/>
      <w:pPr>
        <w:ind w:left="6480" w:hanging="360"/>
      </w:pPr>
      <w:rPr>
        <w:rFonts w:ascii="Wingdings" w:hAnsi="Wingdings" w:hint="default"/>
      </w:rPr>
    </w:lvl>
  </w:abstractNum>
  <w:abstractNum w:abstractNumId="4" w15:restartNumberingAfterBreak="0">
    <w:nsid w:val="3FAD1099"/>
    <w:multiLevelType w:val="hybridMultilevel"/>
    <w:tmpl w:val="F318700C"/>
    <w:lvl w:ilvl="0" w:tplc="1C765A4C">
      <w:start w:val="3"/>
      <w:numFmt w:val="bullet"/>
      <w:lvlText w:val="-"/>
      <w:lvlJc w:val="left"/>
      <w:pPr>
        <w:ind w:left="720" w:hanging="360"/>
      </w:pPr>
      <w:rPr>
        <w:rFonts w:ascii="Calibri Light" w:eastAsia="Georgia" w:hAnsi="Calibri Light" w:cs="Calibri Light"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04604AA"/>
    <w:multiLevelType w:val="hybridMultilevel"/>
    <w:tmpl w:val="CD3E6C3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2DD620B"/>
    <w:multiLevelType w:val="hybridMultilevel"/>
    <w:tmpl w:val="16AABE4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E7C78FE"/>
    <w:multiLevelType w:val="hybridMultilevel"/>
    <w:tmpl w:val="E54AE12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762005EE"/>
    <w:multiLevelType w:val="hybridMultilevel"/>
    <w:tmpl w:val="9ABA429C"/>
    <w:lvl w:ilvl="0" w:tplc="1C765A4C">
      <w:start w:val="3"/>
      <w:numFmt w:val="bullet"/>
      <w:lvlText w:val="-"/>
      <w:lvlJc w:val="left"/>
      <w:pPr>
        <w:ind w:left="720" w:hanging="360"/>
      </w:pPr>
      <w:rPr>
        <w:rFonts w:ascii="Calibri Light" w:eastAsia="Georgia" w:hAnsi="Calibri Light" w:cs="Calibri Light"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6D050C0"/>
    <w:multiLevelType w:val="hybridMultilevel"/>
    <w:tmpl w:val="FF5AB2BC"/>
    <w:lvl w:ilvl="0" w:tplc="6204C932">
      <w:start w:val="1"/>
      <w:numFmt w:val="decimal"/>
      <w:pStyle w:val="Heading2"/>
      <w:lvlText w:val="%1."/>
      <w:lvlJc w:val="left"/>
      <w:pPr>
        <w:ind w:left="1440" w:hanging="720"/>
      </w:pPr>
      <w:rPr>
        <w:rFonts w:hint="default"/>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0" w15:restartNumberingAfterBreak="0">
    <w:nsid w:val="7B2D4B5E"/>
    <w:multiLevelType w:val="hybridMultilevel"/>
    <w:tmpl w:val="3F4EF0E6"/>
    <w:lvl w:ilvl="0" w:tplc="1C765A4C">
      <w:start w:val="3"/>
      <w:numFmt w:val="bullet"/>
      <w:lvlText w:val="-"/>
      <w:lvlJc w:val="left"/>
      <w:pPr>
        <w:ind w:left="720" w:hanging="360"/>
      </w:pPr>
      <w:rPr>
        <w:rFonts w:ascii="Calibri Light" w:eastAsia="Georgia" w:hAnsi="Calibri Light" w:cs="Calibri Light"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C9C340B"/>
    <w:multiLevelType w:val="hybridMultilevel"/>
    <w:tmpl w:val="096852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33975193">
    <w:abstractNumId w:val="1"/>
  </w:num>
  <w:num w:numId="2" w16cid:durableId="1163155968">
    <w:abstractNumId w:val="9"/>
  </w:num>
  <w:num w:numId="3" w16cid:durableId="2008317380">
    <w:abstractNumId w:val="8"/>
  </w:num>
  <w:num w:numId="4" w16cid:durableId="644117062">
    <w:abstractNumId w:val="4"/>
  </w:num>
  <w:num w:numId="5" w16cid:durableId="140970330">
    <w:abstractNumId w:val="10"/>
  </w:num>
  <w:num w:numId="6" w16cid:durableId="313073703">
    <w:abstractNumId w:val="6"/>
  </w:num>
  <w:num w:numId="7" w16cid:durableId="1772553617">
    <w:abstractNumId w:val="2"/>
  </w:num>
  <w:num w:numId="8" w16cid:durableId="1182089100">
    <w:abstractNumId w:val="3"/>
  </w:num>
  <w:num w:numId="9" w16cid:durableId="1620842819">
    <w:abstractNumId w:val="0"/>
  </w:num>
  <w:num w:numId="10" w16cid:durableId="220095813">
    <w:abstractNumId w:val="11"/>
  </w:num>
  <w:num w:numId="11" w16cid:durableId="153766525">
    <w:abstractNumId w:val="7"/>
  </w:num>
  <w:num w:numId="12" w16cid:durableId="616985752">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han Martens">
    <w15:presenceInfo w15:providerId="AD" w15:userId="S::j.martens@dpoconsultancy.nl::e0f79204-752e-485d-8948-fd3d6508ff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attachedTemplate r:id="rId1"/>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64E"/>
    <w:rsid w:val="00010B9E"/>
    <w:rsid w:val="00015E16"/>
    <w:rsid w:val="00033C91"/>
    <w:rsid w:val="00034D51"/>
    <w:rsid w:val="00042BBE"/>
    <w:rsid w:val="00043F5D"/>
    <w:rsid w:val="00057CF7"/>
    <w:rsid w:val="00060BA0"/>
    <w:rsid w:val="00090A8F"/>
    <w:rsid w:val="00090C89"/>
    <w:rsid w:val="00092264"/>
    <w:rsid w:val="00092F07"/>
    <w:rsid w:val="00093C35"/>
    <w:rsid w:val="00095238"/>
    <w:rsid w:val="000B39C6"/>
    <w:rsid w:val="000B6F55"/>
    <w:rsid w:val="000C6136"/>
    <w:rsid w:val="000D3AD9"/>
    <w:rsid w:val="000D6354"/>
    <w:rsid w:val="000E1162"/>
    <w:rsid w:val="000F545F"/>
    <w:rsid w:val="001058A9"/>
    <w:rsid w:val="001151B8"/>
    <w:rsid w:val="00117CFB"/>
    <w:rsid w:val="001313FB"/>
    <w:rsid w:val="001329B6"/>
    <w:rsid w:val="0014580F"/>
    <w:rsid w:val="00147E52"/>
    <w:rsid w:val="00163A6F"/>
    <w:rsid w:val="001659DE"/>
    <w:rsid w:val="00171DC7"/>
    <w:rsid w:val="00176714"/>
    <w:rsid w:val="00183AD3"/>
    <w:rsid w:val="00190D46"/>
    <w:rsid w:val="001960D4"/>
    <w:rsid w:val="001A3454"/>
    <w:rsid w:val="001A6146"/>
    <w:rsid w:val="001A6397"/>
    <w:rsid w:val="001B41AF"/>
    <w:rsid w:val="001B55B4"/>
    <w:rsid w:val="001B645D"/>
    <w:rsid w:val="001C243A"/>
    <w:rsid w:val="001C398B"/>
    <w:rsid w:val="001C47A7"/>
    <w:rsid w:val="001E762B"/>
    <w:rsid w:val="002031C3"/>
    <w:rsid w:val="002037EF"/>
    <w:rsid w:val="00214FEC"/>
    <w:rsid w:val="0021744A"/>
    <w:rsid w:val="00221B3E"/>
    <w:rsid w:val="00222F1B"/>
    <w:rsid w:val="0023020A"/>
    <w:rsid w:val="002338CB"/>
    <w:rsid w:val="00243ADC"/>
    <w:rsid w:val="00243C81"/>
    <w:rsid w:val="00247B89"/>
    <w:rsid w:val="0025443A"/>
    <w:rsid w:val="002568F6"/>
    <w:rsid w:val="00260FA8"/>
    <w:rsid w:val="00262D7F"/>
    <w:rsid w:val="002658F1"/>
    <w:rsid w:val="00265A5F"/>
    <w:rsid w:val="00270433"/>
    <w:rsid w:val="0027233A"/>
    <w:rsid w:val="00272B8E"/>
    <w:rsid w:val="002806BF"/>
    <w:rsid w:val="002830A6"/>
    <w:rsid w:val="002904FC"/>
    <w:rsid w:val="002A2D56"/>
    <w:rsid w:val="002B12AD"/>
    <w:rsid w:val="002B232E"/>
    <w:rsid w:val="002B5DFB"/>
    <w:rsid w:val="002C4A87"/>
    <w:rsid w:val="002C51DD"/>
    <w:rsid w:val="002E4C31"/>
    <w:rsid w:val="002E5BF1"/>
    <w:rsid w:val="002F1649"/>
    <w:rsid w:val="00301743"/>
    <w:rsid w:val="00303638"/>
    <w:rsid w:val="003102B7"/>
    <w:rsid w:val="00310DB2"/>
    <w:rsid w:val="003159C4"/>
    <w:rsid w:val="00317CE4"/>
    <w:rsid w:val="0032689D"/>
    <w:rsid w:val="00333D44"/>
    <w:rsid w:val="00336AD9"/>
    <w:rsid w:val="00336BF8"/>
    <w:rsid w:val="003407FB"/>
    <w:rsid w:val="00340ADA"/>
    <w:rsid w:val="003414BE"/>
    <w:rsid w:val="003421FD"/>
    <w:rsid w:val="0035277C"/>
    <w:rsid w:val="003535E8"/>
    <w:rsid w:val="00363145"/>
    <w:rsid w:val="003650CB"/>
    <w:rsid w:val="00375765"/>
    <w:rsid w:val="003774F8"/>
    <w:rsid w:val="00380BDE"/>
    <w:rsid w:val="003822D8"/>
    <w:rsid w:val="003831DA"/>
    <w:rsid w:val="00385C87"/>
    <w:rsid w:val="003940A8"/>
    <w:rsid w:val="003951A8"/>
    <w:rsid w:val="0039551A"/>
    <w:rsid w:val="003A363A"/>
    <w:rsid w:val="003C2E3D"/>
    <w:rsid w:val="003F4293"/>
    <w:rsid w:val="003F7E4B"/>
    <w:rsid w:val="00422147"/>
    <w:rsid w:val="00425AD6"/>
    <w:rsid w:val="004341ED"/>
    <w:rsid w:val="0043721E"/>
    <w:rsid w:val="0043D90D"/>
    <w:rsid w:val="004410DB"/>
    <w:rsid w:val="00443217"/>
    <w:rsid w:val="00445D9F"/>
    <w:rsid w:val="00445EAF"/>
    <w:rsid w:val="00446876"/>
    <w:rsid w:val="0045795F"/>
    <w:rsid w:val="004642DF"/>
    <w:rsid w:val="00475155"/>
    <w:rsid w:val="004767EB"/>
    <w:rsid w:val="0048244D"/>
    <w:rsid w:val="004872BA"/>
    <w:rsid w:val="004902C1"/>
    <w:rsid w:val="00490572"/>
    <w:rsid w:val="004A1E1C"/>
    <w:rsid w:val="004A4364"/>
    <w:rsid w:val="004C18E6"/>
    <w:rsid w:val="004C2A6C"/>
    <w:rsid w:val="004C2C5F"/>
    <w:rsid w:val="004C7D5F"/>
    <w:rsid w:val="004C7F4A"/>
    <w:rsid w:val="004D0CA9"/>
    <w:rsid w:val="004D2D71"/>
    <w:rsid w:val="004D47BE"/>
    <w:rsid w:val="004E707D"/>
    <w:rsid w:val="004F38F4"/>
    <w:rsid w:val="004F4588"/>
    <w:rsid w:val="00505227"/>
    <w:rsid w:val="00511FEF"/>
    <w:rsid w:val="00511FFD"/>
    <w:rsid w:val="005174E4"/>
    <w:rsid w:val="00521AD1"/>
    <w:rsid w:val="0053172C"/>
    <w:rsid w:val="005407CD"/>
    <w:rsid w:val="00541950"/>
    <w:rsid w:val="00546D4D"/>
    <w:rsid w:val="00567973"/>
    <w:rsid w:val="00574509"/>
    <w:rsid w:val="00582BFC"/>
    <w:rsid w:val="00585733"/>
    <w:rsid w:val="00593408"/>
    <w:rsid w:val="005A614B"/>
    <w:rsid w:val="005A6CCF"/>
    <w:rsid w:val="005B781C"/>
    <w:rsid w:val="005C093B"/>
    <w:rsid w:val="005C1029"/>
    <w:rsid w:val="005C3210"/>
    <w:rsid w:val="005C4708"/>
    <w:rsid w:val="005C6A23"/>
    <w:rsid w:val="005E1181"/>
    <w:rsid w:val="005E7CCC"/>
    <w:rsid w:val="005F49DD"/>
    <w:rsid w:val="006029B0"/>
    <w:rsid w:val="00603F1C"/>
    <w:rsid w:val="00634D96"/>
    <w:rsid w:val="00636578"/>
    <w:rsid w:val="00637492"/>
    <w:rsid w:val="00637D7C"/>
    <w:rsid w:val="006515FC"/>
    <w:rsid w:val="0066651F"/>
    <w:rsid w:val="00666C5C"/>
    <w:rsid w:val="00672540"/>
    <w:rsid w:val="006828E6"/>
    <w:rsid w:val="006832B8"/>
    <w:rsid w:val="0069055A"/>
    <w:rsid w:val="00697D56"/>
    <w:rsid w:val="006B0421"/>
    <w:rsid w:val="006B19D2"/>
    <w:rsid w:val="006B33DE"/>
    <w:rsid w:val="006B3B3B"/>
    <w:rsid w:val="006B6953"/>
    <w:rsid w:val="006C6C8B"/>
    <w:rsid w:val="006C78CA"/>
    <w:rsid w:val="006D2317"/>
    <w:rsid w:val="006D3914"/>
    <w:rsid w:val="006E083C"/>
    <w:rsid w:val="006E60E5"/>
    <w:rsid w:val="006F04A6"/>
    <w:rsid w:val="0070012E"/>
    <w:rsid w:val="00700AC7"/>
    <w:rsid w:val="00711D56"/>
    <w:rsid w:val="00715138"/>
    <w:rsid w:val="007201DE"/>
    <w:rsid w:val="00725AE9"/>
    <w:rsid w:val="0072607E"/>
    <w:rsid w:val="00731D90"/>
    <w:rsid w:val="00746C18"/>
    <w:rsid w:val="00747578"/>
    <w:rsid w:val="00755947"/>
    <w:rsid w:val="0076041E"/>
    <w:rsid w:val="00766286"/>
    <w:rsid w:val="00766C57"/>
    <w:rsid w:val="007674F2"/>
    <w:rsid w:val="00782604"/>
    <w:rsid w:val="00783F08"/>
    <w:rsid w:val="00794C81"/>
    <w:rsid w:val="007D3FAC"/>
    <w:rsid w:val="007F23B1"/>
    <w:rsid w:val="00800510"/>
    <w:rsid w:val="0081346B"/>
    <w:rsid w:val="00815B66"/>
    <w:rsid w:val="00816D00"/>
    <w:rsid w:val="00821793"/>
    <w:rsid w:val="00825923"/>
    <w:rsid w:val="0083384B"/>
    <w:rsid w:val="00835465"/>
    <w:rsid w:val="0084023E"/>
    <w:rsid w:val="0084679D"/>
    <w:rsid w:val="00846FAE"/>
    <w:rsid w:val="0085036A"/>
    <w:rsid w:val="008519F6"/>
    <w:rsid w:val="008557A8"/>
    <w:rsid w:val="00855ADD"/>
    <w:rsid w:val="00862E6E"/>
    <w:rsid w:val="00870CA9"/>
    <w:rsid w:val="00877A12"/>
    <w:rsid w:val="00886AD6"/>
    <w:rsid w:val="0089230F"/>
    <w:rsid w:val="008A09E4"/>
    <w:rsid w:val="008A3056"/>
    <w:rsid w:val="008A5C09"/>
    <w:rsid w:val="008D61D7"/>
    <w:rsid w:val="008E0D19"/>
    <w:rsid w:val="008E2B9E"/>
    <w:rsid w:val="008E3CDF"/>
    <w:rsid w:val="00904D98"/>
    <w:rsid w:val="0090759E"/>
    <w:rsid w:val="00911A8A"/>
    <w:rsid w:val="00911C35"/>
    <w:rsid w:val="0091520B"/>
    <w:rsid w:val="009170F6"/>
    <w:rsid w:val="00917CDE"/>
    <w:rsid w:val="00941AC9"/>
    <w:rsid w:val="00945952"/>
    <w:rsid w:val="0095296E"/>
    <w:rsid w:val="00952E6B"/>
    <w:rsid w:val="00962970"/>
    <w:rsid w:val="009677FA"/>
    <w:rsid w:val="00972E2A"/>
    <w:rsid w:val="009748F6"/>
    <w:rsid w:val="0098215A"/>
    <w:rsid w:val="00982B3A"/>
    <w:rsid w:val="00986088"/>
    <w:rsid w:val="0098738D"/>
    <w:rsid w:val="009874A1"/>
    <w:rsid w:val="00987A58"/>
    <w:rsid w:val="00990C70"/>
    <w:rsid w:val="00991F60"/>
    <w:rsid w:val="0099248F"/>
    <w:rsid w:val="009A4DF5"/>
    <w:rsid w:val="009A5164"/>
    <w:rsid w:val="009D6414"/>
    <w:rsid w:val="009E0A30"/>
    <w:rsid w:val="009E4F1E"/>
    <w:rsid w:val="009E7BED"/>
    <w:rsid w:val="00A042BD"/>
    <w:rsid w:val="00A0463E"/>
    <w:rsid w:val="00A1037A"/>
    <w:rsid w:val="00A114B4"/>
    <w:rsid w:val="00A16621"/>
    <w:rsid w:val="00A27D5E"/>
    <w:rsid w:val="00A36C08"/>
    <w:rsid w:val="00A45F28"/>
    <w:rsid w:val="00A5543A"/>
    <w:rsid w:val="00A55EB8"/>
    <w:rsid w:val="00A6209B"/>
    <w:rsid w:val="00A64C76"/>
    <w:rsid w:val="00A6567D"/>
    <w:rsid w:val="00A807AC"/>
    <w:rsid w:val="00A807DA"/>
    <w:rsid w:val="00A817E1"/>
    <w:rsid w:val="00A82494"/>
    <w:rsid w:val="00A82C5E"/>
    <w:rsid w:val="00A96CA3"/>
    <w:rsid w:val="00AA2944"/>
    <w:rsid w:val="00AB0FB3"/>
    <w:rsid w:val="00AB710C"/>
    <w:rsid w:val="00AB7EB7"/>
    <w:rsid w:val="00AD06C1"/>
    <w:rsid w:val="00AD1E29"/>
    <w:rsid w:val="00AD397D"/>
    <w:rsid w:val="00AD4158"/>
    <w:rsid w:val="00AD730C"/>
    <w:rsid w:val="00AE5C3B"/>
    <w:rsid w:val="00AE747B"/>
    <w:rsid w:val="00AF12F5"/>
    <w:rsid w:val="00AF27AF"/>
    <w:rsid w:val="00AF4049"/>
    <w:rsid w:val="00B04F72"/>
    <w:rsid w:val="00B0642D"/>
    <w:rsid w:val="00B13FDE"/>
    <w:rsid w:val="00B162F8"/>
    <w:rsid w:val="00B1656C"/>
    <w:rsid w:val="00B24F7D"/>
    <w:rsid w:val="00B54B92"/>
    <w:rsid w:val="00B66D00"/>
    <w:rsid w:val="00B70445"/>
    <w:rsid w:val="00B74B98"/>
    <w:rsid w:val="00B773D2"/>
    <w:rsid w:val="00B96CCC"/>
    <w:rsid w:val="00BA4448"/>
    <w:rsid w:val="00BC418E"/>
    <w:rsid w:val="00BC4487"/>
    <w:rsid w:val="00BD1A43"/>
    <w:rsid w:val="00BE39D8"/>
    <w:rsid w:val="00BE703E"/>
    <w:rsid w:val="00BF025E"/>
    <w:rsid w:val="00BF44B3"/>
    <w:rsid w:val="00BF55CA"/>
    <w:rsid w:val="00BF5D73"/>
    <w:rsid w:val="00BF7B19"/>
    <w:rsid w:val="00C00671"/>
    <w:rsid w:val="00C0262F"/>
    <w:rsid w:val="00C15F41"/>
    <w:rsid w:val="00C22547"/>
    <w:rsid w:val="00C269C7"/>
    <w:rsid w:val="00C41F20"/>
    <w:rsid w:val="00C434DA"/>
    <w:rsid w:val="00C4457F"/>
    <w:rsid w:val="00C56F8A"/>
    <w:rsid w:val="00C615B3"/>
    <w:rsid w:val="00C6469F"/>
    <w:rsid w:val="00C72435"/>
    <w:rsid w:val="00C7709B"/>
    <w:rsid w:val="00C84FDB"/>
    <w:rsid w:val="00C90F31"/>
    <w:rsid w:val="00CA31FA"/>
    <w:rsid w:val="00CA76FF"/>
    <w:rsid w:val="00CD3625"/>
    <w:rsid w:val="00CD4305"/>
    <w:rsid w:val="00CE010B"/>
    <w:rsid w:val="00CE517B"/>
    <w:rsid w:val="00CF0CA1"/>
    <w:rsid w:val="00D02FF0"/>
    <w:rsid w:val="00D037BF"/>
    <w:rsid w:val="00D1279D"/>
    <w:rsid w:val="00D1642E"/>
    <w:rsid w:val="00D1857F"/>
    <w:rsid w:val="00D24A49"/>
    <w:rsid w:val="00D24F2A"/>
    <w:rsid w:val="00D268B5"/>
    <w:rsid w:val="00D323D8"/>
    <w:rsid w:val="00D34324"/>
    <w:rsid w:val="00D46F18"/>
    <w:rsid w:val="00D509D1"/>
    <w:rsid w:val="00D51393"/>
    <w:rsid w:val="00D625E1"/>
    <w:rsid w:val="00D641C3"/>
    <w:rsid w:val="00D72AC5"/>
    <w:rsid w:val="00D81C1E"/>
    <w:rsid w:val="00D8329D"/>
    <w:rsid w:val="00D91D86"/>
    <w:rsid w:val="00D96801"/>
    <w:rsid w:val="00DA037F"/>
    <w:rsid w:val="00DA558C"/>
    <w:rsid w:val="00DB1A50"/>
    <w:rsid w:val="00DB7C25"/>
    <w:rsid w:val="00DC4464"/>
    <w:rsid w:val="00DC66E7"/>
    <w:rsid w:val="00DD2524"/>
    <w:rsid w:val="00DD2FE3"/>
    <w:rsid w:val="00DD6533"/>
    <w:rsid w:val="00DD73BE"/>
    <w:rsid w:val="00DF0462"/>
    <w:rsid w:val="00DF5222"/>
    <w:rsid w:val="00E002EC"/>
    <w:rsid w:val="00E00805"/>
    <w:rsid w:val="00E06FA6"/>
    <w:rsid w:val="00E16FE7"/>
    <w:rsid w:val="00E20949"/>
    <w:rsid w:val="00E22990"/>
    <w:rsid w:val="00E4079C"/>
    <w:rsid w:val="00E518A9"/>
    <w:rsid w:val="00E62174"/>
    <w:rsid w:val="00E7712F"/>
    <w:rsid w:val="00E8564E"/>
    <w:rsid w:val="00E87428"/>
    <w:rsid w:val="00EA311F"/>
    <w:rsid w:val="00EA4886"/>
    <w:rsid w:val="00EA6165"/>
    <w:rsid w:val="00EA6405"/>
    <w:rsid w:val="00EA642F"/>
    <w:rsid w:val="00ED0074"/>
    <w:rsid w:val="00ED659D"/>
    <w:rsid w:val="00EE02AC"/>
    <w:rsid w:val="00EE25F9"/>
    <w:rsid w:val="00EE5D87"/>
    <w:rsid w:val="00EF1088"/>
    <w:rsid w:val="00EF29C4"/>
    <w:rsid w:val="00EF36D1"/>
    <w:rsid w:val="00EF7CF7"/>
    <w:rsid w:val="00F239A6"/>
    <w:rsid w:val="00F31D23"/>
    <w:rsid w:val="00F5041C"/>
    <w:rsid w:val="00F51B8F"/>
    <w:rsid w:val="00F52B25"/>
    <w:rsid w:val="00F65E61"/>
    <w:rsid w:val="00F7793A"/>
    <w:rsid w:val="00F82437"/>
    <w:rsid w:val="00F96CCD"/>
    <w:rsid w:val="00FA0575"/>
    <w:rsid w:val="00FA0EA1"/>
    <w:rsid w:val="00FA2440"/>
    <w:rsid w:val="00FA56DF"/>
    <w:rsid w:val="00FB6EBA"/>
    <w:rsid w:val="00FC0126"/>
    <w:rsid w:val="00FC6895"/>
    <w:rsid w:val="00FD065C"/>
    <w:rsid w:val="00FD3C4A"/>
    <w:rsid w:val="00FE1C8A"/>
    <w:rsid w:val="00FE1DEA"/>
    <w:rsid w:val="01538B88"/>
    <w:rsid w:val="015608B3"/>
    <w:rsid w:val="01F52239"/>
    <w:rsid w:val="022087AB"/>
    <w:rsid w:val="0254EA8F"/>
    <w:rsid w:val="02793B46"/>
    <w:rsid w:val="028525A4"/>
    <w:rsid w:val="030FD836"/>
    <w:rsid w:val="038003F2"/>
    <w:rsid w:val="0385CCA6"/>
    <w:rsid w:val="03C48938"/>
    <w:rsid w:val="03E68CE8"/>
    <w:rsid w:val="03EB1A70"/>
    <w:rsid w:val="04090FA5"/>
    <w:rsid w:val="04B0E36D"/>
    <w:rsid w:val="04F50ABB"/>
    <w:rsid w:val="054B194C"/>
    <w:rsid w:val="05588738"/>
    <w:rsid w:val="05D7DA13"/>
    <w:rsid w:val="05F8A81B"/>
    <w:rsid w:val="067E3255"/>
    <w:rsid w:val="06A402B2"/>
    <w:rsid w:val="072FC680"/>
    <w:rsid w:val="077C2132"/>
    <w:rsid w:val="07B99491"/>
    <w:rsid w:val="07B9EE0B"/>
    <w:rsid w:val="07C1E454"/>
    <w:rsid w:val="085B9F88"/>
    <w:rsid w:val="085FCCE7"/>
    <w:rsid w:val="08780EAC"/>
    <w:rsid w:val="088C2B70"/>
    <w:rsid w:val="08F2DD12"/>
    <w:rsid w:val="095B3ECA"/>
    <w:rsid w:val="096B53B8"/>
    <w:rsid w:val="09835375"/>
    <w:rsid w:val="0A12996D"/>
    <w:rsid w:val="0A4F7FFD"/>
    <w:rsid w:val="0A9A159D"/>
    <w:rsid w:val="0AE68C1D"/>
    <w:rsid w:val="0C0B203E"/>
    <w:rsid w:val="0C8683EA"/>
    <w:rsid w:val="0DBFF8D8"/>
    <w:rsid w:val="0DF256AD"/>
    <w:rsid w:val="0E39032D"/>
    <w:rsid w:val="0E42C2EF"/>
    <w:rsid w:val="0E583F90"/>
    <w:rsid w:val="0E86017F"/>
    <w:rsid w:val="0EB48B17"/>
    <w:rsid w:val="0ECFF176"/>
    <w:rsid w:val="0ED8D335"/>
    <w:rsid w:val="0F0B2031"/>
    <w:rsid w:val="0F2775A9"/>
    <w:rsid w:val="0F9813EC"/>
    <w:rsid w:val="0F9FDD2D"/>
    <w:rsid w:val="1083E959"/>
    <w:rsid w:val="1192A74F"/>
    <w:rsid w:val="1220FE36"/>
    <w:rsid w:val="12A4D95D"/>
    <w:rsid w:val="1311E650"/>
    <w:rsid w:val="132B78D7"/>
    <w:rsid w:val="13EC394B"/>
    <w:rsid w:val="13F5212B"/>
    <w:rsid w:val="1545195E"/>
    <w:rsid w:val="15A32811"/>
    <w:rsid w:val="15BC6A34"/>
    <w:rsid w:val="169575EF"/>
    <w:rsid w:val="169FAA2F"/>
    <w:rsid w:val="16B8EE2A"/>
    <w:rsid w:val="1756FA36"/>
    <w:rsid w:val="177CACFA"/>
    <w:rsid w:val="18AACADF"/>
    <w:rsid w:val="18C7CC97"/>
    <w:rsid w:val="18E2B7A3"/>
    <w:rsid w:val="18E85EF9"/>
    <w:rsid w:val="18F2CA97"/>
    <w:rsid w:val="193FB674"/>
    <w:rsid w:val="195BF0CD"/>
    <w:rsid w:val="19BC1A7B"/>
    <w:rsid w:val="1A100DEC"/>
    <w:rsid w:val="1A564311"/>
    <w:rsid w:val="1A70695A"/>
    <w:rsid w:val="1A7DD637"/>
    <w:rsid w:val="1AA88E6F"/>
    <w:rsid w:val="1AE5CC8A"/>
    <w:rsid w:val="1AFC5393"/>
    <w:rsid w:val="1B368242"/>
    <w:rsid w:val="1B748701"/>
    <w:rsid w:val="1BD728CF"/>
    <w:rsid w:val="1C290A93"/>
    <w:rsid w:val="1C5890DB"/>
    <w:rsid w:val="1D362B51"/>
    <w:rsid w:val="1DBBA2B1"/>
    <w:rsid w:val="1DC1C8F6"/>
    <w:rsid w:val="1DC78B6D"/>
    <w:rsid w:val="1DD4F130"/>
    <w:rsid w:val="1E978804"/>
    <w:rsid w:val="1FA666E3"/>
    <w:rsid w:val="1FC1E119"/>
    <w:rsid w:val="1FCBA2FB"/>
    <w:rsid w:val="1FD2AD77"/>
    <w:rsid w:val="1FEC60EE"/>
    <w:rsid w:val="2034DAE6"/>
    <w:rsid w:val="208AEBEC"/>
    <w:rsid w:val="20AD55ED"/>
    <w:rsid w:val="21550E0E"/>
    <w:rsid w:val="21759269"/>
    <w:rsid w:val="22D1D33C"/>
    <w:rsid w:val="22DEEE98"/>
    <w:rsid w:val="2310DFEA"/>
    <w:rsid w:val="238B35A5"/>
    <w:rsid w:val="2400E5CA"/>
    <w:rsid w:val="241A25B6"/>
    <w:rsid w:val="245EBC1A"/>
    <w:rsid w:val="24738673"/>
    <w:rsid w:val="24C24C35"/>
    <w:rsid w:val="24D2E223"/>
    <w:rsid w:val="2585D4D3"/>
    <w:rsid w:val="25CDB196"/>
    <w:rsid w:val="25EB19C1"/>
    <w:rsid w:val="26E10513"/>
    <w:rsid w:val="272C74DA"/>
    <w:rsid w:val="2735C405"/>
    <w:rsid w:val="27609C0A"/>
    <w:rsid w:val="277CD6AF"/>
    <w:rsid w:val="27C65B64"/>
    <w:rsid w:val="280C2668"/>
    <w:rsid w:val="287A04FC"/>
    <w:rsid w:val="28D575CF"/>
    <w:rsid w:val="28DCCDCF"/>
    <w:rsid w:val="29D99C5F"/>
    <w:rsid w:val="29FF6C65"/>
    <w:rsid w:val="2A3763B4"/>
    <w:rsid w:val="2A5C6DD4"/>
    <w:rsid w:val="2AB17816"/>
    <w:rsid w:val="2ABDC007"/>
    <w:rsid w:val="2ADAB758"/>
    <w:rsid w:val="2AF61193"/>
    <w:rsid w:val="2B99E486"/>
    <w:rsid w:val="2BF55BCD"/>
    <w:rsid w:val="2C0E842A"/>
    <w:rsid w:val="2D17E907"/>
    <w:rsid w:val="2D37912E"/>
    <w:rsid w:val="2D4B5CDA"/>
    <w:rsid w:val="2D863495"/>
    <w:rsid w:val="2E0CB531"/>
    <w:rsid w:val="2E84D52A"/>
    <w:rsid w:val="3000CB42"/>
    <w:rsid w:val="302AD262"/>
    <w:rsid w:val="30379A28"/>
    <w:rsid w:val="3051A262"/>
    <w:rsid w:val="30540ADA"/>
    <w:rsid w:val="30D88D26"/>
    <w:rsid w:val="312AA342"/>
    <w:rsid w:val="31564D29"/>
    <w:rsid w:val="3192E6BA"/>
    <w:rsid w:val="3229D026"/>
    <w:rsid w:val="32354A42"/>
    <w:rsid w:val="329956D9"/>
    <w:rsid w:val="32B91DA2"/>
    <w:rsid w:val="32CEE4DD"/>
    <w:rsid w:val="332C52C8"/>
    <w:rsid w:val="339B7058"/>
    <w:rsid w:val="33B1F33E"/>
    <w:rsid w:val="350BB27B"/>
    <w:rsid w:val="35251385"/>
    <w:rsid w:val="35D2960D"/>
    <w:rsid w:val="360828EE"/>
    <w:rsid w:val="3611207F"/>
    <w:rsid w:val="365EFB5C"/>
    <w:rsid w:val="3708BB65"/>
    <w:rsid w:val="3746368E"/>
    <w:rsid w:val="37C826AB"/>
    <w:rsid w:val="37C968B9"/>
    <w:rsid w:val="37D6D5E3"/>
    <w:rsid w:val="37F19858"/>
    <w:rsid w:val="37FFC3EB"/>
    <w:rsid w:val="3886BD6C"/>
    <w:rsid w:val="38C4396D"/>
    <w:rsid w:val="38E2F712"/>
    <w:rsid w:val="3972E1E4"/>
    <w:rsid w:val="398D68B9"/>
    <w:rsid w:val="398DFB8F"/>
    <w:rsid w:val="39AD1BD5"/>
    <w:rsid w:val="3A2F0DF2"/>
    <w:rsid w:val="3AD91223"/>
    <w:rsid w:val="3B0DD655"/>
    <w:rsid w:val="3B61DB97"/>
    <w:rsid w:val="3B637229"/>
    <w:rsid w:val="3BD99524"/>
    <w:rsid w:val="3BE1CA1F"/>
    <w:rsid w:val="3BF2BFE6"/>
    <w:rsid w:val="3CAB6A88"/>
    <w:rsid w:val="3D314C50"/>
    <w:rsid w:val="3D71ED0F"/>
    <w:rsid w:val="3DAB586C"/>
    <w:rsid w:val="3E63455A"/>
    <w:rsid w:val="3F3CCC4D"/>
    <w:rsid w:val="3F5CBB3E"/>
    <w:rsid w:val="3FA3F9FF"/>
    <w:rsid w:val="3FEAD173"/>
    <w:rsid w:val="4019E992"/>
    <w:rsid w:val="403A195C"/>
    <w:rsid w:val="4163D892"/>
    <w:rsid w:val="41757C26"/>
    <w:rsid w:val="418ABC48"/>
    <w:rsid w:val="41C21389"/>
    <w:rsid w:val="41D66077"/>
    <w:rsid w:val="41EA034E"/>
    <w:rsid w:val="421E64C2"/>
    <w:rsid w:val="4280D1BB"/>
    <w:rsid w:val="43996E96"/>
    <w:rsid w:val="44E49607"/>
    <w:rsid w:val="44FAAF07"/>
    <w:rsid w:val="46183A5D"/>
    <w:rsid w:val="46400EAC"/>
    <w:rsid w:val="4724EB1A"/>
    <w:rsid w:val="474CCB1E"/>
    <w:rsid w:val="47C84D1E"/>
    <w:rsid w:val="48588931"/>
    <w:rsid w:val="48D1F589"/>
    <w:rsid w:val="491F4B77"/>
    <w:rsid w:val="4936B593"/>
    <w:rsid w:val="4A149641"/>
    <w:rsid w:val="4A26D793"/>
    <w:rsid w:val="4A45C921"/>
    <w:rsid w:val="4AA58856"/>
    <w:rsid w:val="4B134C2D"/>
    <w:rsid w:val="4B36ED3A"/>
    <w:rsid w:val="4B463E07"/>
    <w:rsid w:val="4BEC24A2"/>
    <w:rsid w:val="4C2272EE"/>
    <w:rsid w:val="4C4F1B9D"/>
    <w:rsid w:val="4D47E5AA"/>
    <w:rsid w:val="4DAABFD0"/>
    <w:rsid w:val="4DEF27CB"/>
    <w:rsid w:val="4E14A151"/>
    <w:rsid w:val="4E8868F0"/>
    <w:rsid w:val="4EFB5588"/>
    <w:rsid w:val="4F162B4E"/>
    <w:rsid w:val="4F1D975A"/>
    <w:rsid w:val="4F32A509"/>
    <w:rsid w:val="4F5F6AF6"/>
    <w:rsid w:val="4F6292C9"/>
    <w:rsid w:val="4FA4F9A8"/>
    <w:rsid w:val="500A3778"/>
    <w:rsid w:val="5056EFB8"/>
    <w:rsid w:val="508718C7"/>
    <w:rsid w:val="510FFD49"/>
    <w:rsid w:val="515E57FD"/>
    <w:rsid w:val="5175B888"/>
    <w:rsid w:val="51A71CBC"/>
    <w:rsid w:val="522D97E5"/>
    <w:rsid w:val="522E8D15"/>
    <w:rsid w:val="52B25C8F"/>
    <w:rsid w:val="52C23866"/>
    <w:rsid w:val="52CB7A11"/>
    <w:rsid w:val="531F73F4"/>
    <w:rsid w:val="533BC3A8"/>
    <w:rsid w:val="53449DF9"/>
    <w:rsid w:val="53A407A9"/>
    <w:rsid w:val="54468679"/>
    <w:rsid w:val="54E06E5A"/>
    <w:rsid w:val="55224F02"/>
    <w:rsid w:val="556EB5D4"/>
    <w:rsid w:val="556FE04B"/>
    <w:rsid w:val="558454D7"/>
    <w:rsid w:val="5631EEB8"/>
    <w:rsid w:val="5694E311"/>
    <w:rsid w:val="570BB0AC"/>
    <w:rsid w:val="57280815"/>
    <w:rsid w:val="57344A4E"/>
    <w:rsid w:val="578E7680"/>
    <w:rsid w:val="581DC3FC"/>
    <w:rsid w:val="582665BC"/>
    <w:rsid w:val="5827ACBC"/>
    <w:rsid w:val="58879E93"/>
    <w:rsid w:val="589314DC"/>
    <w:rsid w:val="58AEE1DD"/>
    <w:rsid w:val="58D01AAF"/>
    <w:rsid w:val="59655602"/>
    <w:rsid w:val="59E2D9B6"/>
    <w:rsid w:val="5A008A07"/>
    <w:rsid w:val="5A12ABA5"/>
    <w:rsid w:val="5A13C7B4"/>
    <w:rsid w:val="5A2EB5C1"/>
    <w:rsid w:val="5A47041A"/>
    <w:rsid w:val="5A526136"/>
    <w:rsid w:val="5A588D10"/>
    <w:rsid w:val="5AC657BC"/>
    <w:rsid w:val="5AFE96AD"/>
    <w:rsid w:val="5B0C6CAA"/>
    <w:rsid w:val="5B8144A8"/>
    <w:rsid w:val="5BBB63BC"/>
    <w:rsid w:val="5BFEAAF7"/>
    <w:rsid w:val="5C2EA58B"/>
    <w:rsid w:val="5CB06A4D"/>
    <w:rsid w:val="5D1D31AF"/>
    <w:rsid w:val="5D6DF157"/>
    <w:rsid w:val="5D994198"/>
    <w:rsid w:val="5DB9034B"/>
    <w:rsid w:val="5DE9F605"/>
    <w:rsid w:val="5DF66816"/>
    <w:rsid w:val="5E0179BC"/>
    <w:rsid w:val="5EBAD2CD"/>
    <w:rsid w:val="5FDAC57B"/>
    <w:rsid w:val="600EDF9D"/>
    <w:rsid w:val="6040CA7B"/>
    <w:rsid w:val="60E1EB0A"/>
    <w:rsid w:val="60F92B15"/>
    <w:rsid w:val="613C85EB"/>
    <w:rsid w:val="615B9A69"/>
    <w:rsid w:val="61655AD0"/>
    <w:rsid w:val="618599C8"/>
    <w:rsid w:val="61A4BAB2"/>
    <w:rsid w:val="62192FF6"/>
    <w:rsid w:val="621FE8EC"/>
    <w:rsid w:val="629384B3"/>
    <w:rsid w:val="62AB73F9"/>
    <w:rsid w:val="62AD9053"/>
    <w:rsid w:val="62B73F2D"/>
    <w:rsid w:val="6370F4C8"/>
    <w:rsid w:val="638E43F0"/>
    <w:rsid w:val="63B36665"/>
    <w:rsid w:val="640B89C6"/>
    <w:rsid w:val="647524E7"/>
    <w:rsid w:val="6488024A"/>
    <w:rsid w:val="64D8EAAC"/>
    <w:rsid w:val="64FCCECE"/>
    <w:rsid w:val="654422E8"/>
    <w:rsid w:val="65B5C111"/>
    <w:rsid w:val="65B882FA"/>
    <w:rsid w:val="664BADE4"/>
    <w:rsid w:val="665E28E1"/>
    <w:rsid w:val="66773657"/>
    <w:rsid w:val="66CCE787"/>
    <w:rsid w:val="67B0BA82"/>
    <w:rsid w:val="67FB4B06"/>
    <w:rsid w:val="6822B020"/>
    <w:rsid w:val="68549F82"/>
    <w:rsid w:val="68912485"/>
    <w:rsid w:val="68D17420"/>
    <w:rsid w:val="69168BD2"/>
    <w:rsid w:val="691806D9"/>
    <w:rsid w:val="69928889"/>
    <w:rsid w:val="69C0D90F"/>
    <w:rsid w:val="6A2F3438"/>
    <w:rsid w:val="6A4EBF4F"/>
    <w:rsid w:val="6A65CE0C"/>
    <w:rsid w:val="6A89F13D"/>
    <w:rsid w:val="6A9A74D4"/>
    <w:rsid w:val="6AA08369"/>
    <w:rsid w:val="6AA539A2"/>
    <w:rsid w:val="6B0580D8"/>
    <w:rsid w:val="6C3C53CA"/>
    <w:rsid w:val="6CEEB856"/>
    <w:rsid w:val="6DB55AE9"/>
    <w:rsid w:val="6E4FE1B0"/>
    <w:rsid w:val="6EB31B15"/>
    <w:rsid w:val="6EEBB2CE"/>
    <w:rsid w:val="6F40B62B"/>
    <w:rsid w:val="70ECFBAB"/>
    <w:rsid w:val="71197F60"/>
    <w:rsid w:val="719DBBD0"/>
    <w:rsid w:val="71A96B18"/>
    <w:rsid w:val="72415A1A"/>
    <w:rsid w:val="72DC1A7C"/>
    <w:rsid w:val="72EC7709"/>
    <w:rsid w:val="72F5D8E0"/>
    <w:rsid w:val="735AB606"/>
    <w:rsid w:val="7409AF8B"/>
    <w:rsid w:val="74EF6885"/>
    <w:rsid w:val="74F130AC"/>
    <w:rsid w:val="75038BB6"/>
    <w:rsid w:val="754408DE"/>
    <w:rsid w:val="755DBDD6"/>
    <w:rsid w:val="757F7492"/>
    <w:rsid w:val="75A7BE6E"/>
    <w:rsid w:val="75DC67ED"/>
    <w:rsid w:val="760158F8"/>
    <w:rsid w:val="760D83BF"/>
    <w:rsid w:val="76161F8C"/>
    <w:rsid w:val="7625DFC2"/>
    <w:rsid w:val="765F1BBD"/>
    <w:rsid w:val="768B38E6"/>
    <w:rsid w:val="7749CB48"/>
    <w:rsid w:val="7785124C"/>
    <w:rsid w:val="77A34571"/>
    <w:rsid w:val="77DB23AB"/>
    <w:rsid w:val="7865AAEB"/>
    <w:rsid w:val="794DC04E"/>
    <w:rsid w:val="795C6F44"/>
    <w:rsid w:val="79988EFD"/>
    <w:rsid w:val="79BB256E"/>
    <w:rsid w:val="7A36B47D"/>
    <w:rsid w:val="7A41C088"/>
    <w:rsid w:val="7A8BFC6A"/>
    <w:rsid w:val="7A98DC9A"/>
    <w:rsid w:val="7AEE43D4"/>
    <w:rsid w:val="7B31CEAD"/>
    <w:rsid w:val="7C0021C8"/>
    <w:rsid w:val="7C554AEF"/>
    <w:rsid w:val="7C560E01"/>
    <w:rsid w:val="7C5EEB46"/>
    <w:rsid w:val="7C975684"/>
    <w:rsid w:val="7CD3D79B"/>
    <w:rsid w:val="7CD4C24B"/>
    <w:rsid w:val="7D3F1FD9"/>
    <w:rsid w:val="7DE19B8D"/>
    <w:rsid w:val="7E2D6370"/>
    <w:rsid w:val="7EBDBDF6"/>
    <w:rsid w:val="7F9E7D32"/>
    <w:rsid w:val="7FC1B4F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5D980"/>
  <w15:chartTrackingRefBased/>
  <w15:docId w15:val="{E5957086-A120-486B-825C-FAAB7E015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89D"/>
    <w:rPr>
      <w:color w:val="262626" w:themeColor="text1"/>
    </w:rPr>
  </w:style>
  <w:style w:type="paragraph" w:styleId="Heading1">
    <w:name w:val="heading 1"/>
    <w:basedOn w:val="Normal"/>
    <w:next w:val="Normal"/>
    <w:link w:val="Heading1Char"/>
    <w:uiPriority w:val="9"/>
    <w:qFormat/>
    <w:rsid w:val="004C18E6"/>
    <w:pPr>
      <w:keepNext/>
      <w:keepLines/>
      <w:numPr>
        <w:numId w:val="1"/>
      </w:numPr>
      <w:spacing w:before="360" w:after="120"/>
      <w:jc w:val="both"/>
      <w:outlineLvl w:val="0"/>
    </w:pPr>
    <w:rPr>
      <w:rFonts w:asciiTheme="majorHAnsi" w:eastAsiaTheme="majorEastAsia" w:hAnsiTheme="majorHAnsi" w:cstheme="majorBidi"/>
      <w:color w:val="F0911E" w:themeColor="accent1"/>
      <w:sz w:val="32"/>
      <w:szCs w:val="32"/>
      <w:lang w:eastAsia="nl-NL"/>
    </w:rPr>
  </w:style>
  <w:style w:type="paragraph" w:styleId="Heading2">
    <w:name w:val="heading 2"/>
    <w:basedOn w:val="Normal"/>
    <w:next w:val="Normal"/>
    <w:link w:val="Heading2Char"/>
    <w:uiPriority w:val="9"/>
    <w:unhideWhenUsed/>
    <w:qFormat/>
    <w:rsid w:val="004C7D5F"/>
    <w:pPr>
      <w:keepNext/>
      <w:keepLines/>
      <w:numPr>
        <w:numId w:val="2"/>
      </w:numPr>
      <w:spacing w:before="40" w:after="60"/>
      <w:jc w:val="both"/>
      <w:outlineLvl w:val="1"/>
    </w:pPr>
    <w:rPr>
      <w:rFonts w:asciiTheme="majorHAnsi" w:eastAsiaTheme="majorEastAsia" w:hAnsiTheme="majorHAnsi" w:cstheme="majorBidi"/>
      <w:color w:val="F0911E" w:themeColor="accent1"/>
      <w:sz w:val="26"/>
      <w:szCs w:val="26"/>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3DE"/>
    <w:pPr>
      <w:tabs>
        <w:tab w:val="center" w:pos="4536"/>
        <w:tab w:val="right" w:pos="9072"/>
      </w:tabs>
      <w:spacing w:after="0" w:line="240" w:lineRule="auto"/>
    </w:pPr>
  </w:style>
  <w:style w:type="character" w:customStyle="1" w:styleId="HeaderChar">
    <w:name w:val="Header Char"/>
    <w:basedOn w:val="DefaultParagraphFont"/>
    <w:link w:val="Header"/>
    <w:uiPriority w:val="99"/>
    <w:rsid w:val="006B33DE"/>
  </w:style>
  <w:style w:type="paragraph" w:styleId="Footer">
    <w:name w:val="footer"/>
    <w:basedOn w:val="Normal"/>
    <w:link w:val="FooterChar"/>
    <w:uiPriority w:val="99"/>
    <w:unhideWhenUsed/>
    <w:rsid w:val="006B33DE"/>
    <w:pPr>
      <w:tabs>
        <w:tab w:val="center" w:pos="4536"/>
        <w:tab w:val="right" w:pos="9072"/>
      </w:tabs>
      <w:spacing w:after="0" w:line="240" w:lineRule="auto"/>
    </w:pPr>
  </w:style>
  <w:style w:type="character" w:customStyle="1" w:styleId="FooterChar">
    <w:name w:val="Footer Char"/>
    <w:basedOn w:val="DefaultParagraphFont"/>
    <w:link w:val="Footer"/>
    <w:uiPriority w:val="99"/>
    <w:rsid w:val="006B33DE"/>
  </w:style>
  <w:style w:type="character" w:styleId="Hyperlink">
    <w:name w:val="Hyperlink"/>
    <w:basedOn w:val="DefaultParagraphFont"/>
    <w:uiPriority w:val="99"/>
    <w:unhideWhenUsed/>
    <w:rsid w:val="0072607E"/>
    <w:rPr>
      <w:color w:val="F0911E" w:themeColor="hyperlink"/>
      <w:u w:val="single"/>
    </w:rPr>
  </w:style>
  <w:style w:type="character" w:styleId="UnresolvedMention">
    <w:name w:val="Unresolved Mention"/>
    <w:basedOn w:val="DefaultParagraphFont"/>
    <w:uiPriority w:val="99"/>
    <w:semiHidden/>
    <w:unhideWhenUsed/>
    <w:rsid w:val="0072607E"/>
    <w:rPr>
      <w:color w:val="605E5C"/>
      <w:shd w:val="clear" w:color="auto" w:fill="E1DFDD"/>
    </w:rPr>
  </w:style>
  <w:style w:type="paragraph" w:styleId="NoSpacing">
    <w:name w:val="No Spacing"/>
    <w:link w:val="NoSpacingChar"/>
    <w:uiPriority w:val="1"/>
    <w:qFormat/>
    <w:rsid w:val="0032689D"/>
    <w:pPr>
      <w:spacing w:after="0" w:line="240" w:lineRule="auto"/>
    </w:pPr>
    <w:rPr>
      <w:color w:val="262626" w:themeColor="text1"/>
    </w:rPr>
  </w:style>
  <w:style w:type="paragraph" w:styleId="Title">
    <w:name w:val="Title"/>
    <w:basedOn w:val="Normal"/>
    <w:next w:val="Normal"/>
    <w:link w:val="TitleChar"/>
    <w:uiPriority w:val="10"/>
    <w:qFormat/>
    <w:rsid w:val="003268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89D"/>
    <w:rPr>
      <w:rFonts w:asciiTheme="majorHAnsi" w:eastAsiaTheme="majorEastAsia" w:hAnsiTheme="majorHAnsi" w:cstheme="majorBidi"/>
      <w:color w:val="262626" w:themeColor="text1"/>
      <w:spacing w:val="-10"/>
      <w:kern w:val="28"/>
      <w:sz w:val="56"/>
      <w:szCs w:val="56"/>
    </w:rPr>
  </w:style>
  <w:style w:type="character" w:styleId="Strong">
    <w:name w:val="Strong"/>
    <w:basedOn w:val="DefaultParagraphFont"/>
    <w:uiPriority w:val="22"/>
    <w:qFormat/>
    <w:rsid w:val="004C2C5F"/>
    <w:rPr>
      <w:b/>
      <w:bCs/>
      <w:color w:val="262626"/>
    </w:rPr>
  </w:style>
  <w:style w:type="character" w:customStyle="1" w:styleId="Heading1Char">
    <w:name w:val="Heading 1 Char"/>
    <w:basedOn w:val="DefaultParagraphFont"/>
    <w:link w:val="Heading1"/>
    <w:uiPriority w:val="9"/>
    <w:rsid w:val="004C18E6"/>
    <w:rPr>
      <w:rFonts w:asciiTheme="majorHAnsi" w:eastAsiaTheme="majorEastAsia" w:hAnsiTheme="majorHAnsi" w:cstheme="majorBidi"/>
      <w:color w:val="F0911E" w:themeColor="accent1"/>
      <w:sz w:val="32"/>
      <w:szCs w:val="32"/>
      <w:lang w:eastAsia="nl-NL"/>
    </w:rPr>
  </w:style>
  <w:style w:type="character" w:customStyle="1" w:styleId="Heading2Char">
    <w:name w:val="Heading 2 Char"/>
    <w:basedOn w:val="DefaultParagraphFont"/>
    <w:link w:val="Heading2"/>
    <w:uiPriority w:val="9"/>
    <w:rsid w:val="004C7D5F"/>
    <w:rPr>
      <w:rFonts w:asciiTheme="majorHAnsi" w:eastAsiaTheme="majorEastAsia" w:hAnsiTheme="majorHAnsi" w:cstheme="majorBidi"/>
      <w:color w:val="F0911E" w:themeColor="accent1"/>
      <w:sz w:val="26"/>
      <w:szCs w:val="26"/>
      <w:lang w:eastAsia="nl-NL"/>
    </w:rPr>
  </w:style>
  <w:style w:type="character" w:styleId="IntenseEmphasis">
    <w:name w:val="Intense Emphasis"/>
    <w:basedOn w:val="DefaultParagraphFont"/>
    <w:uiPriority w:val="21"/>
    <w:qFormat/>
    <w:rsid w:val="004C2C5F"/>
    <w:rPr>
      <w:i/>
      <w:iCs/>
      <w:color w:val="F0911E" w:themeColor="accent1"/>
    </w:rPr>
  </w:style>
  <w:style w:type="character" w:customStyle="1" w:styleId="NoSpacingChar">
    <w:name w:val="No Spacing Char"/>
    <w:basedOn w:val="DefaultParagraphFont"/>
    <w:link w:val="NoSpacing"/>
    <w:uiPriority w:val="1"/>
    <w:rsid w:val="00015E16"/>
    <w:rPr>
      <w:color w:val="262626" w:themeColor="text1"/>
    </w:rPr>
  </w:style>
  <w:style w:type="paragraph" w:styleId="ListParagraph">
    <w:name w:val="List Paragraph"/>
    <w:basedOn w:val="Normal"/>
    <w:uiPriority w:val="99"/>
    <w:qFormat/>
    <w:rsid w:val="00015E16"/>
    <w:pPr>
      <w:spacing w:before="100" w:after="200" w:line="276" w:lineRule="auto"/>
      <w:ind w:left="720"/>
      <w:contextualSpacing/>
    </w:pPr>
    <w:rPr>
      <w:rFonts w:eastAsiaTheme="minorEastAsia"/>
      <w:color w:val="auto"/>
      <w:sz w:val="20"/>
      <w:szCs w:val="20"/>
      <w:lang w:val="en-US" w:eastAsia="ja-JP"/>
    </w:rPr>
  </w:style>
  <w:style w:type="paragraph" w:styleId="FootnoteText">
    <w:name w:val="footnote text"/>
    <w:basedOn w:val="Normal"/>
    <w:link w:val="FootnoteTextChar"/>
    <w:unhideWhenUsed/>
    <w:rsid w:val="00015E16"/>
    <w:pPr>
      <w:spacing w:after="0" w:line="240" w:lineRule="auto"/>
    </w:pPr>
    <w:rPr>
      <w:rFonts w:eastAsiaTheme="minorEastAsia"/>
      <w:color w:val="auto"/>
      <w:sz w:val="20"/>
      <w:szCs w:val="20"/>
      <w:lang w:val="en-US" w:eastAsia="ja-JP"/>
    </w:rPr>
  </w:style>
  <w:style w:type="character" w:customStyle="1" w:styleId="FootnoteTextChar">
    <w:name w:val="Footnote Text Char"/>
    <w:basedOn w:val="DefaultParagraphFont"/>
    <w:link w:val="FootnoteText"/>
    <w:rsid w:val="00015E16"/>
    <w:rPr>
      <w:rFonts w:eastAsiaTheme="minorEastAsia"/>
      <w:sz w:val="20"/>
      <w:szCs w:val="20"/>
      <w:lang w:val="en-US" w:eastAsia="ja-JP"/>
    </w:rPr>
  </w:style>
  <w:style w:type="character" w:styleId="FootnoteReference">
    <w:name w:val="footnote reference"/>
    <w:basedOn w:val="DefaultParagraphFont"/>
    <w:unhideWhenUsed/>
    <w:rsid w:val="00015E16"/>
    <w:rPr>
      <w:vertAlign w:val="superscript"/>
    </w:rPr>
  </w:style>
  <w:style w:type="character" w:styleId="CommentReference">
    <w:name w:val="annotation reference"/>
    <w:basedOn w:val="DefaultParagraphFont"/>
    <w:uiPriority w:val="99"/>
    <w:semiHidden/>
    <w:unhideWhenUsed/>
    <w:rsid w:val="005F49DD"/>
    <w:rPr>
      <w:sz w:val="16"/>
      <w:szCs w:val="16"/>
    </w:rPr>
  </w:style>
  <w:style w:type="paragraph" w:styleId="CommentText">
    <w:name w:val="annotation text"/>
    <w:basedOn w:val="Normal"/>
    <w:link w:val="CommentTextChar"/>
    <w:uiPriority w:val="99"/>
    <w:unhideWhenUsed/>
    <w:rsid w:val="005F49DD"/>
    <w:pPr>
      <w:spacing w:line="240" w:lineRule="auto"/>
    </w:pPr>
    <w:rPr>
      <w:sz w:val="20"/>
      <w:szCs w:val="20"/>
    </w:rPr>
  </w:style>
  <w:style w:type="character" w:customStyle="1" w:styleId="CommentTextChar">
    <w:name w:val="Comment Text Char"/>
    <w:basedOn w:val="DefaultParagraphFont"/>
    <w:link w:val="CommentText"/>
    <w:uiPriority w:val="99"/>
    <w:rsid w:val="005F49DD"/>
    <w:rPr>
      <w:color w:val="262626" w:themeColor="text1"/>
      <w:sz w:val="20"/>
      <w:szCs w:val="20"/>
    </w:rPr>
  </w:style>
  <w:style w:type="paragraph" w:styleId="CommentSubject">
    <w:name w:val="annotation subject"/>
    <w:basedOn w:val="CommentText"/>
    <w:next w:val="CommentText"/>
    <w:link w:val="CommentSubjectChar"/>
    <w:uiPriority w:val="99"/>
    <w:semiHidden/>
    <w:unhideWhenUsed/>
    <w:rsid w:val="005F49DD"/>
    <w:rPr>
      <w:b/>
      <w:bCs/>
    </w:rPr>
  </w:style>
  <w:style w:type="character" w:customStyle="1" w:styleId="CommentSubjectChar">
    <w:name w:val="Comment Subject Char"/>
    <w:basedOn w:val="CommentTextChar"/>
    <w:link w:val="CommentSubject"/>
    <w:uiPriority w:val="99"/>
    <w:semiHidden/>
    <w:rsid w:val="005F49DD"/>
    <w:rPr>
      <w:b/>
      <w:bCs/>
      <w:color w:val="262626" w:themeColor="text1"/>
      <w:sz w:val="20"/>
      <w:szCs w:val="20"/>
    </w:rPr>
  </w:style>
  <w:style w:type="paragraph" w:styleId="BalloonText">
    <w:name w:val="Balloon Text"/>
    <w:basedOn w:val="Normal"/>
    <w:link w:val="BalloonTextChar"/>
    <w:uiPriority w:val="99"/>
    <w:semiHidden/>
    <w:unhideWhenUsed/>
    <w:rsid w:val="005F49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49DD"/>
    <w:rPr>
      <w:rFonts w:ascii="Segoe UI" w:hAnsi="Segoe UI" w:cs="Segoe UI"/>
      <w:color w:val="262626" w:themeColor="text1"/>
      <w:sz w:val="18"/>
      <w:szCs w:val="18"/>
    </w:rPr>
  </w:style>
  <w:style w:type="character" w:customStyle="1" w:styleId="detailstext1">
    <w:name w:val="detailstext1"/>
    <w:rsid w:val="00163A6F"/>
    <w:rPr>
      <w:b/>
      <w:bCs/>
      <w:color w:val="000000"/>
      <w:shd w:val="clear" w:color="auto" w:fill="FFFFFF"/>
    </w:rPr>
  </w:style>
  <w:style w:type="paragraph" w:styleId="NormalWeb">
    <w:name w:val="Normal (Web)"/>
    <w:basedOn w:val="Normal"/>
    <w:uiPriority w:val="99"/>
    <w:semiHidden/>
    <w:unhideWhenUsed/>
    <w:rsid w:val="00163A6F"/>
    <w:pPr>
      <w:spacing w:before="100" w:beforeAutospacing="1" w:after="100" w:afterAutospacing="1" w:line="240" w:lineRule="auto"/>
    </w:pPr>
    <w:rPr>
      <w:rFonts w:ascii="Times New Roman" w:eastAsia="Times New Roman" w:hAnsi="Times New Roman" w:cs="Times New Roman"/>
      <w:color w:val="auto"/>
      <w:sz w:val="24"/>
      <w:szCs w:val="24"/>
      <w:lang w:val="nl-NL" w:eastAsia="nl-NL"/>
    </w:rPr>
  </w:style>
  <w:style w:type="table" w:styleId="TableGrid">
    <w:name w:val="Table Grid"/>
    <w:basedOn w:val="TableNormal"/>
    <w:uiPriority w:val="59"/>
    <w:rsid w:val="00163A6F"/>
    <w:pPr>
      <w:spacing w:after="0" w:line="240" w:lineRule="auto"/>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C">
    <w:name w:val="TOC"/>
    <w:rsid w:val="00163A6F"/>
  </w:style>
  <w:style w:type="paragraph" w:styleId="TOC2">
    <w:name w:val="toc 2"/>
    <w:basedOn w:val="Normal"/>
    <w:next w:val="Normal"/>
    <w:autoRedefine/>
    <w:uiPriority w:val="39"/>
    <w:rsid w:val="00163A6F"/>
    <w:pPr>
      <w:tabs>
        <w:tab w:val="left" w:pos="680"/>
        <w:tab w:val="right" w:leader="dot" w:pos="9062"/>
      </w:tabs>
      <w:spacing w:before="60" w:after="0" w:line="240" w:lineRule="auto"/>
      <w:ind w:left="680" w:hanging="680"/>
    </w:pPr>
    <w:rPr>
      <w:rFonts w:ascii="Times New Roman" w:eastAsia="Times New Roman" w:hAnsi="Times New Roman" w:cs="Times New Roman"/>
      <w:noProof/>
      <w:color w:val="auto"/>
      <w:szCs w:val="20"/>
      <w:lang w:val="nl-NL"/>
    </w:rPr>
  </w:style>
  <w:style w:type="paragraph" w:styleId="TOC1">
    <w:name w:val="toc 1"/>
    <w:basedOn w:val="Normal"/>
    <w:next w:val="Normal"/>
    <w:autoRedefine/>
    <w:uiPriority w:val="39"/>
    <w:rsid w:val="00163A6F"/>
    <w:pPr>
      <w:tabs>
        <w:tab w:val="left" w:pos="680"/>
        <w:tab w:val="right" w:leader="dot" w:pos="9062"/>
      </w:tabs>
      <w:spacing w:before="120" w:after="0" w:line="240" w:lineRule="auto"/>
    </w:pPr>
    <w:rPr>
      <w:rFonts w:ascii="Times New Roman" w:eastAsia="Times New Roman" w:hAnsi="Times New Roman" w:cs="Times New Roman"/>
      <w:b/>
      <w:noProof/>
      <w:color w:val="auto"/>
      <w:szCs w:val="20"/>
      <w:lang w:val="nl-NL"/>
    </w:rPr>
  </w:style>
  <w:style w:type="paragraph" w:styleId="TOC3">
    <w:name w:val="toc 3"/>
    <w:basedOn w:val="Normal"/>
    <w:next w:val="Normal"/>
    <w:autoRedefine/>
    <w:uiPriority w:val="39"/>
    <w:rsid w:val="00163A6F"/>
    <w:pPr>
      <w:tabs>
        <w:tab w:val="left" w:pos="680"/>
        <w:tab w:val="right" w:leader="dot" w:pos="9062"/>
      </w:tabs>
      <w:spacing w:after="0" w:line="240" w:lineRule="auto"/>
      <w:ind w:left="680" w:hanging="680"/>
    </w:pPr>
    <w:rPr>
      <w:rFonts w:ascii="Times New Roman" w:eastAsia="Times New Roman" w:hAnsi="Times New Roman" w:cs="Times New Roman"/>
      <w:noProof/>
      <w:color w:val="auto"/>
      <w:szCs w:val="20"/>
      <w:lang w:val="nl-NL"/>
    </w:rPr>
  </w:style>
  <w:style w:type="paragraph" w:styleId="TOCHeading">
    <w:name w:val="TOC Heading"/>
    <w:basedOn w:val="Heading1"/>
    <w:next w:val="Normal"/>
    <w:uiPriority w:val="39"/>
    <w:unhideWhenUsed/>
    <w:qFormat/>
    <w:rsid w:val="00163A6F"/>
    <w:pPr>
      <w:numPr>
        <w:numId w:val="0"/>
      </w:numPr>
      <w:spacing w:before="240" w:after="0"/>
      <w:jc w:val="left"/>
      <w:outlineLvl w:val="9"/>
    </w:pPr>
    <w:rPr>
      <w:color w:val="BD6C0C" w:themeColor="accent1" w:themeShade="BF"/>
      <w:lang w:val="nl-NL"/>
    </w:rPr>
  </w:style>
  <w:style w:type="paragraph" w:customStyle="1" w:styleId="Stijl1">
    <w:name w:val="Stijl1"/>
    <w:basedOn w:val="Heading1"/>
    <w:link w:val="Stijl1Char"/>
    <w:qFormat/>
    <w:rsid w:val="00163A6F"/>
    <w:pPr>
      <w:numPr>
        <w:numId w:val="0"/>
      </w:numPr>
      <w:spacing w:before="240" w:after="0"/>
      <w:jc w:val="left"/>
    </w:pPr>
    <w:rPr>
      <w:color w:val="BD6C0C" w:themeColor="accent1" w:themeShade="BF"/>
    </w:rPr>
  </w:style>
  <w:style w:type="paragraph" w:styleId="Subtitle">
    <w:name w:val="Subtitle"/>
    <w:basedOn w:val="Normal"/>
    <w:next w:val="Normal"/>
    <w:link w:val="SubtitleChar"/>
    <w:uiPriority w:val="11"/>
    <w:qFormat/>
    <w:rsid w:val="00163A6F"/>
    <w:pPr>
      <w:numPr>
        <w:ilvl w:val="1"/>
      </w:numPr>
    </w:pPr>
    <w:rPr>
      <w:rFonts w:eastAsiaTheme="minorEastAsia"/>
      <w:color w:val="727272" w:themeColor="text1" w:themeTint="A5"/>
      <w:spacing w:val="15"/>
      <w:lang w:val="nl-NL"/>
    </w:rPr>
  </w:style>
  <w:style w:type="character" w:customStyle="1" w:styleId="SubtitleChar">
    <w:name w:val="Subtitle Char"/>
    <w:basedOn w:val="DefaultParagraphFont"/>
    <w:link w:val="Subtitle"/>
    <w:uiPriority w:val="11"/>
    <w:rsid w:val="00163A6F"/>
    <w:rPr>
      <w:rFonts w:eastAsiaTheme="minorEastAsia"/>
      <w:color w:val="727272" w:themeColor="text1" w:themeTint="A5"/>
      <w:spacing w:val="15"/>
      <w:lang w:val="nl-NL"/>
    </w:rPr>
  </w:style>
  <w:style w:type="character" w:customStyle="1" w:styleId="Stijl1Char">
    <w:name w:val="Stijl1 Char"/>
    <w:basedOn w:val="Heading1Char"/>
    <w:link w:val="Stijl1"/>
    <w:rsid w:val="00163A6F"/>
    <w:rPr>
      <w:rFonts w:asciiTheme="majorHAnsi" w:eastAsiaTheme="majorEastAsia" w:hAnsiTheme="majorHAnsi" w:cstheme="majorBidi"/>
      <w:color w:val="BD6C0C" w:themeColor="accent1" w:themeShade="BF"/>
      <w:sz w:val="32"/>
      <w:szCs w:val="32"/>
      <w:lang w:eastAsia="nl-NL"/>
    </w:rPr>
  </w:style>
  <w:style w:type="table" w:customStyle="1" w:styleId="TableGrid1">
    <w:name w:val="TableGrid1"/>
    <w:rsid w:val="002658F1"/>
    <w:pPr>
      <w:spacing w:after="0" w:line="240" w:lineRule="auto"/>
    </w:pPr>
    <w:rPr>
      <w:rFonts w:eastAsia="SimSun"/>
      <w:lang w:val="en-US"/>
    </w:rPr>
    <w:tblPr>
      <w:tblCellMar>
        <w:top w:w="0" w:type="dxa"/>
        <w:left w:w="0" w:type="dxa"/>
        <w:bottom w:w="0" w:type="dxa"/>
        <w:right w:w="0" w:type="dxa"/>
      </w:tblCellMar>
    </w:tblPr>
  </w:style>
  <w:style w:type="paragraph" w:styleId="Revision">
    <w:name w:val="Revision"/>
    <w:hidden/>
    <w:uiPriority w:val="99"/>
    <w:semiHidden/>
    <w:rsid w:val="0070012E"/>
    <w:pPr>
      <w:spacing w:after="0" w:line="240" w:lineRule="auto"/>
    </w:pPr>
    <w:rPr>
      <w:color w:val="262626"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projekty\2020\WD\200529-Hotel51%20papier%20firmowy\200529-Hotel51_svg-editable\Hotel%20Co%2051%20letterhead%20compact%20-%20editable.dotx" TargetMode="External"/></Relationships>
</file>

<file path=word/theme/theme1.xml><?xml version="1.0" encoding="utf-8"?>
<a:theme xmlns:a="http://schemas.openxmlformats.org/drawingml/2006/main" name="Office Theme">
  <a:themeElements>
    <a:clrScheme name="Hotel51-2020-color">
      <a:dk1>
        <a:srgbClr val="262626"/>
      </a:dk1>
      <a:lt1>
        <a:sysClr val="window" lastClr="FFFFFF"/>
      </a:lt1>
      <a:dk2>
        <a:srgbClr val="525252"/>
      </a:dk2>
      <a:lt2>
        <a:srgbClr val="DDDDDD"/>
      </a:lt2>
      <a:accent1>
        <a:srgbClr val="F0911E"/>
      </a:accent1>
      <a:accent2>
        <a:srgbClr val="838383"/>
      </a:accent2>
      <a:accent3>
        <a:srgbClr val="418AB3"/>
      </a:accent3>
      <a:accent4>
        <a:srgbClr val="A6B727"/>
      </a:accent4>
      <a:accent5>
        <a:srgbClr val="FEC306"/>
      </a:accent5>
      <a:accent6>
        <a:srgbClr val="DF5327"/>
      </a:accent6>
      <a:hlink>
        <a:srgbClr val="F0911E"/>
      </a:hlink>
      <a:folHlink>
        <a:srgbClr val="F69200"/>
      </a:folHlink>
    </a:clrScheme>
    <a:fontScheme name="Verdana_for_H5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faf195-e170-4d22-ba55-736e84bea21d">
      <Terms xmlns="http://schemas.microsoft.com/office/infopath/2007/PartnerControls"/>
    </lcf76f155ced4ddcb4097134ff3c332f>
    <TaxCatchAll xmlns="04771617-8b41-484f-a68f-c74ae1e93bf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ED6D8CA1D222246B04020AC7288273F" ma:contentTypeVersion="10" ma:contentTypeDescription="Create a new document." ma:contentTypeScope="" ma:versionID="634f6620be258dcc9207aa77f4f1aee8">
  <xsd:schema xmlns:xsd="http://www.w3.org/2001/XMLSchema" xmlns:xs="http://www.w3.org/2001/XMLSchema" xmlns:p="http://schemas.microsoft.com/office/2006/metadata/properties" xmlns:ns2="59faf195-e170-4d22-ba55-736e84bea21d" xmlns:ns3="04771617-8b41-484f-a68f-c74ae1e93bf6" targetNamespace="http://schemas.microsoft.com/office/2006/metadata/properties" ma:root="true" ma:fieldsID="f907a2ad2f8346ee486a83c9a3f62cc8" ns2:_="" ns3:_="">
    <xsd:import namespace="59faf195-e170-4d22-ba55-736e84bea21d"/>
    <xsd:import namespace="04771617-8b41-484f-a68f-c74ae1e93b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af195-e170-4d22-ba55-736e84bea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771617-8b41-484f-a68f-c74ae1e93b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6041e-cfeb-42a8-86dc-fb784c400694}" ma:internalName="TaxCatchAll" ma:showField="CatchAllData" ma:web="04771617-8b41-484f-a68f-c74ae1e93b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D437C-AE98-4F50-A9CD-1EC994E87ABE}">
  <ds:schemaRefs>
    <ds:schemaRef ds:uri="http://schemas.microsoft.com/office/2006/metadata/properties"/>
    <ds:schemaRef ds:uri="http://schemas.microsoft.com/office/infopath/2007/PartnerControls"/>
    <ds:schemaRef ds:uri="3c20e11f-70a5-4d9b-b03d-baf32f25774e"/>
    <ds:schemaRef ds:uri="44c74da6-75d4-4c19-87a0-6aebaad66b2a"/>
  </ds:schemaRefs>
</ds:datastoreItem>
</file>

<file path=customXml/itemProps2.xml><?xml version="1.0" encoding="utf-8"?>
<ds:datastoreItem xmlns:ds="http://schemas.openxmlformats.org/officeDocument/2006/customXml" ds:itemID="{B424B68E-975D-4906-A5BB-6A3CB860088D}">
  <ds:schemaRefs>
    <ds:schemaRef ds:uri="http://schemas.microsoft.com/sharepoint/v3/contenttype/forms"/>
  </ds:schemaRefs>
</ds:datastoreItem>
</file>

<file path=customXml/itemProps3.xml><?xml version="1.0" encoding="utf-8"?>
<ds:datastoreItem xmlns:ds="http://schemas.openxmlformats.org/officeDocument/2006/customXml" ds:itemID="{080B82CB-78E4-4EB5-B55F-CDC2B62A9304}">
  <ds:schemaRefs>
    <ds:schemaRef ds:uri="http://schemas.openxmlformats.org/officeDocument/2006/bibliography"/>
  </ds:schemaRefs>
</ds:datastoreItem>
</file>

<file path=customXml/itemProps4.xml><?xml version="1.0" encoding="utf-8"?>
<ds:datastoreItem xmlns:ds="http://schemas.openxmlformats.org/officeDocument/2006/customXml" ds:itemID="{5C71DB07-3A72-4E10-9949-E6962FF4B287}"/>
</file>

<file path=docProps/app.xml><?xml version="1.0" encoding="utf-8"?>
<Properties xmlns="http://schemas.openxmlformats.org/officeDocument/2006/extended-properties" xmlns:vt="http://schemas.openxmlformats.org/officeDocument/2006/docPropsVTypes">
  <Template>Hotel Co 51 letterhead compact - editable</Template>
  <TotalTime>678</TotalTime>
  <Pages>36</Pages>
  <Words>7494</Words>
  <Characters>42717</Characters>
  <Application>Microsoft Office Word</Application>
  <DocSecurity>0</DocSecurity>
  <Lines>355</Lines>
  <Paragraphs>100</Paragraphs>
  <ScaleCrop>false</ScaleCrop>
  <Company/>
  <LinksUpToDate>false</LinksUpToDate>
  <CharactersWithSpaces>50111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Tenar</dc:creator>
  <cp:keywords/>
  <dc:description/>
  <cp:lastModifiedBy>Johan Martens</cp:lastModifiedBy>
  <cp:revision>224</cp:revision>
  <cp:lastPrinted>2020-09-18T07:37:00Z</cp:lastPrinted>
  <dcterms:created xsi:type="dcterms:W3CDTF">2023-10-04T09:00:00Z</dcterms:created>
  <dcterms:modified xsi:type="dcterms:W3CDTF">2023-10-31T14:17:00Z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0x0101005ED6D8CA1D222246B04020AC7288273F</vt:lpwstr>
  </property>
  <property fmtid="{D5CDD505-2E9C-101B-9397-08002B2CF9AE}" pid="3" name="MSIP_Label_ba80b253-53da-467f-90dd-c670b9af25f4_Enabled">
    <vt:lpwstr>true</vt:lpwstr>
  </property>
  <property fmtid="{D5CDD505-2E9C-101B-9397-08002B2CF9AE}" pid="4" name="MSIP_Label_ba80b253-53da-467f-90dd-c670b9af25f4_SetDate">
    <vt:lpwstr>2021-10-07T07:45:21Z</vt:lpwstr>
  </property>
  <property fmtid="{D5CDD505-2E9C-101B-9397-08002B2CF9AE}" pid="5" name="MSIP_Label_ba80b253-53da-467f-90dd-c670b9af25f4_Method">
    <vt:lpwstr>Privileged</vt:lpwstr>
  </property>
  <property fmtid="{D5CDD505-2E9C-101B-9397-08002B2CF9AE}" pid="6" name="MSIP_Label_ba80b253-53da-467f-90dd-c670b9af25f4_Name">
    <vt:lpwstr>ba80b253-53da-467f-90dd-c670b9af25f4</vt:lpwstr>
  </property>
  <property fmtid="{D5CDD505-2E9C-101B-9397-08002B2CF9AE}" pid="7" name="MSIP_Label_ba80b253-53da-467f-90dd-c670b9af25f4_SiteId">
    <vt:lpwstr>5b35872d-4b9a-4173-b4d3-85be67601211</vt:lpwstr>
  </property>
  <property fmtid="{D5CDD505-2E9C-101B-9397-08002B2CF9AE}" pid="8" name="MSIP_Label_ba80b253-53da-467f-90dd-c670b9af25f4_ActionId">
    <vt:lpwstr>5688b78e-4859-445f-a1f3-c498a5b87f6b</vt:lpwstr>
  </property>
  <property fmtid="{D5CDD505-2E9C-101B-9397-08002B2CF9AE}" pid="9" name="MSIP_Label_ba80b253-53da-467f-90dd-c670b9af25f4_ContentBits">
    <vt:lpwstr>0</vt:lpwstr>
  </property>
  <property fmtid="{D5CDD505-2E9C-101B-9397-08002B2CF9AE}" pid="10" name="MediaServiceImageTags">
    <vt:lpwstr/>
  </property>
</Properties>
</file>