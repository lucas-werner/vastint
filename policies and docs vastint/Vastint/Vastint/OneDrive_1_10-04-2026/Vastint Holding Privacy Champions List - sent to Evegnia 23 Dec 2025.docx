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797934" w:rsidP="008762DB" w:rsidRDefault="008762DB" w14:paraId="4EBA257F" w14:textId="4FDE50AE">
      <w:r>
        <w:t xml:space="preserve">Last Updated: </w:t>
      </w:r>
      <w:r w:rsidR="00076823">
        <w:t>19</w:t>
      </w:r>
      <w:r>
        <w:t>/12/2025</w:t>
      </w:r>
    </w:p>
    <w:p w:rsidR="00797934" w:rsidP="00047526" w:rsidRDefault="002009F5" w14:paraId="0A77F47C" w14:textId="7C575767">
      <w:pPr>
        <w:jc w:val="center"/>
        <w:rPr>
          <w:b/>
          <w:bCs/>
          <w:sz w:val="28"/>
          <w:szCs w:val="28"/>
        </w:rPr>
      </w:pPr>
      <w:r w:rsidRPr="00AF4376">
        <w:rPr>
          <w:b/>
          <w:bCs/>
          <w:sz w:val="28"/>
          <w:szCs w:val="28"/>
        </w:rPr>
        <w:t>GDPR – Privacy Champions</w:t>
      </w:r>
      <w:r w:rsidRPr="00AF4376" w:rsidR="00AF4376">
        <w:rPr>
          <w:b/>
          <w:bCs/>
          <w:sz w:val="28"/>
          <w:szCs w:val="28"/>
        </w:rPr>
        <w:t>/DPO</w:t>
      </w:r>
    </w:p>
    <w:p w:rsidR="00A4672A" w:rsidP="00047526" w:rsidRDefault="00A4672A" w14:paraId="3DC11410" w14:textId="77777777">
      <w:pPr>
        <w:jc w:val="center"/>
      </w:pPr>
    </w:p>
    <w:tbl>
      <w:tblPr>
        <w:tblStyle w:val="TableGrid"/>
        <w:tblW w:w="9356" w:type="dxa"/>
        <w:tblLook w:val="04A0" w:firstRow="1" w:lastRow="0" w:firstColumn="1" w:lastColumn="0" w:noHBand="0" w:noVBand="1"/>
      </w:tblPr>
      <w:tblGrid>
        <w:gridCol w:w="2835"/>
        <w:gridCol w:w="2269"/>
        <w:gridCol w:w="4252"/>
      </w:tblGrid>
      <w:tr w:rsidRPr="008762DB" w:rsidR="008651DE" w:rsidTr="01249568" w14:paraId="7F40FC3D" w14:textId="7FC2A6E7">
        <w:tc>
          <w:tcPr>
            <w:tcW w:w="2835" w:type="dxa"/>
            <w:tcMar/>
          </w:tcPr>
          <w:p w:rsidRPr="008762DB" w:rsidR="00473124" w:rsidP="008762DB" w:rsidRDefault="002009F5" w14:paraId="049E5031" w14:textId="76623474">
            <w:pPr>
              <w:spacing w:before="100" w:after="100" w:line="276" w:lineRule="auto"/>
              <w:rPr>
                <w:rFonts w:cstheme="minorHAnsi"/>
              </w:rPr>
            </w:pPr>
            <w:r w:rsidRPr="008762DB">
              <w:rPr>
                <w:rFonts w:cstheme="minorHAnsi"/>
              </w:rPr>
              <w:t>IHAG</w:t>
            </w:r>
          </w:p>
        </w:tc>
        <w:tc>
          <w:tcPr>
            <w:tcW w:w="2269" w:type="dxa"/>
            <w:tcMar/>
          </w:tcPr>
          <w:p w:rsidRPr="008762DB" w:rsidR="00473124" w:rsidP="008762DB" w:rsidRDefault="002009F5" w14:paraId="487714AF" w14:textId="4A4FA346">
            <w:pPr>
              <w:spacing w:before="100" w:after="100" w:line="276" w:lineRule="auto"/>
              <w:rPr>
                <w:rFonts w:cstheme="minorHAnsi"/>
                <w:color w:val="262626"/>
              </w:rPr>
            </w:pPr>
            <w:r w:rsidRPr="008762DB">
              <w:rPr>
                <w:rFonts w:cstheme="minorHAnsi"/>
                <w:color w:val="262626"/>
              </w:rPr>
              <w:t>Evgenia Matveeva</w:t>
            </w:r>
          </w:p>
        </w:tc>
        <w:tc>
          <w:tcPr>
            <w:tcW w:w="4252" w:type="dxa"/>
            <w:tcMar/>
          </w:tcPr>
          <w:p w:rsidRPr="008762DB" w:rsidR="00473124" w:rsidP="008762DB" w:rsidRDefault="00473124" w14:paraId="1B614FD9" w14:textId="778554B1">
            <w:pPr>
              <w:spacing w:before="100" w:after="100" w:line="276" w:lineRule="auto"/>
              <w:rPr>
                <w:rFonts w:cstheme="minorHAnsi"/>
              </w:rPr>
            </w:pPr>
            <w:hyperlink w:history="1" r:id="rId10">
              <w:r w:rsidRPr="008762DB">
                <w:rPr>
                  <w:rStyle w:val="Hyperlink"/>
                  <w:rFonts w:cstheme="minorHAnsi"/>
                  <w:lang w:eastAsia="en-GB"/>
                </w:rPr>
                <w:t>evgenia.matveeva@interogoholding.com</w:t>
              </w:r>
            </w:hyperlink>
          </w:p>
        </w:tc>
      </w:tr>
      <w:tr w:rsidRPr="008762DB" w:rsidR="008651DE" w:rsidTr="01249568" w14:paraId="1BFA7156" w14:textId="6CB8419F">
        <w:tc>
          <w:tcPr>
            <w:tcW w:w="2835" w:type="dxa"/>
            <w:tcMar/>
          </w:tcPr>
          <w:p w:rsidRPr="008762DB" w:rsidR="00473124" w:rsidP="008762DB" w:rsidRDefault="002009F5" w14:paraId="536C70B9" w14:textId="6623C39F">
            <w:pPr>
              <w:spacing w:before="100" w:after="100" w:line="276" w:lineRule="auto"/>
              <w:rPr>
                <w:rFonts w:cstheme="minorHAnsi"/>
              </w:rPr>
            </w:pPr>
            <w:r w:rsidRPr="008762DB">
              <w:rPr>
                <w:rFonts w:cstheme="minorHAnsi"/>
              </w:rPr>
              <w:t>IFM SA</w:t>
            </w:r>
          </w:p>
        </w:tc>
        <w:tc>
          <w:tcPr>
            <w:tcW w:w="2269" w:type="dxa"/>
            <w:tcMar/>
          </w:tcPr>
          <w:p w:rsidRPr="008762DB" w:rsidR="00473124" w:rsidP="008762DB" w:rsidRDefault="002009F5" w14:paraId="022D4DFD" w14:textId="478893DC">
            <w:pPr>
              <w:spacing w:before="100" w:after="100" w:line="276" w:lineRule="auto"/>
              <w:rPr>
                <w:rFonts w:cstheme="minorHAnsi"/>
                <w:color w:val="262626"/>
              </w:rPr>
            </w:pPr>
            <w:r w:rsidRPr="008762DB">
              <w:rPr>
                <w:rFonts w:cstheme="minorHAnsi"/>
                <w:color w:val="262626"/>
              </w:rPr>
              <w:t>Alexandra Tanase</w:t>
            </w:r>
          </w:p>
        </w:tc>
        <w:tc>
          <w:tcPr>
            <w:tcW w:w="4252" w:type="dxa"/>
            <w:tcMar/>
          </w:tcPr>
          <w:p w:rsidRPr="008762DB" w:rsidR="00473124" w:rsidP="008762DB" w:rsidRDefault="00473124" w14:paraId="1F15A227" w14:textId="75F2D4F7">
            <w:pPr>
              <w:spacing w:before="100" w:after="100" w:line="276" w:lineRule="auto"/>
              <w:rPr>
                <w:rFonts w:cstheme="minorHAnsi"/>
                <w:lang w:eastAsia="en-GB"/>
              </w:rPr>
            </w:pPr>
            <w:hyperlink w:history="1" r:id="rId11">
              <w:r w:rsidRPr="008762DB">
                <w:rPr>
                  <w:rStyle w:val="Hyperlink"/>
                  <w:rFonts w:cstheme="minorHAnsi"/>
                </w:rPr>
                <w:t>alexandra.tanase@ifm-sa.eu</w:t>
              </w:r>
            </w:hyperlink>
          </w:p>
        </w:tc>
      </w:tr>
      <w:tr w:rsidRPr="003D0FE7" w:rsidR="008651DE" w:rsidTr="01249568" w14:paraId="36539DC2" w14:textId="51AF2F82">
        <w:tc>
          <w:tcPr>
            <w:tcW w:w="2835" w:type="dxa"/>
            <w:tcMar/>
          </w:tcPr>
          <w:p w:rsidRPr="008762DB" w:rsidR="00473124" w:rsidP="008762DB" w:rsidRDefault="002009F5" w14:paraId="52A4D7C6" w14:textId="658C2085">
            <w:pPr>
              <w:spacing w:before="100" w:after="100" w:line="276" w:lineRule="auto"/>
              <w:rPr>
                <w:rFonts w:cstheme="minorHAnsi"/>
              </w:rPr>
            </w:pPr>
            <w:r w:rsidRPr="008762DB">
              <w:rPr>
                <w:rFonts w:cstheme="minorHAnsi"/>
              </w:rPr>
              <w:t>IH International Advisors Ltd</w:t>
            </w:r>
          </w:p>
        </w:tc>
        <w:tc>
          <w:tcPr>
            <w:tcW w:w="2269" w:type="dxa"/>
            <w:tcMar/>
          </w:tcPr>
          <w:p w:rsidRPr="008762DB" w:rsidR="00473124" w:rsidP="008762DB" w:rsidRDefault="00801286" w14:paraId="23C17CB8" w14:textId="0F84EB50">
            <w:pPr>
              <w:spacing w:before="100" w:after="100" w:line="276" w:lineRule="auto"/>
              <w:rPr>
                <w:rFonts w:cstheme="minorHAnsi"/>
                <w:color w:val="262626"/>
                <w:lang w:val="sv-SE"/>
              </w:rPr>
            </w:pPr>
            <w:r w:rsidRPr="008762DB">
              <w:rPr>
                <w:rFonts w:cstheme="minorHAnsi"/>
                <w:color w:val="262626"/>
                <w:lang w:val="sv-SE"/>
              </w:rPr>
              <w:t>Kat Fowler</w:t>
            </w:r>
          </w:p>
          <w:p w:rsidRPr="008762DB" w:rsidR="00473124" w:rsidP="008762DB" w:rsidRDefault="002D7768" w14:paraId="18F6A98A" w14:textId="7D680ACE">
            <w:pPr>
              <w:spacing w:before="100" w:after="100" w:line="276" w:lineRule="auto"/>
              <w:rPr>
                <w:rFonts w:cstheme="minorHAnsi"/>
                <w:color w:val="262626"/>
                <w:lang w:val="sv-SE"/>
              </w:rPr>
            </w:pPr>
            <w:r w:rsidRPr="008762DB">
              <w:rPr>
                <w:rFonts w:cstheme="minorHAnsi"/>
                <w:color w:val="262626"/>
                <w:lang w:val="sv-SE"/>
              </w:rPr>
              <w:t>Joseph Platt</w:t>
            </w:r>
          </w:p>
        </w:tc>
        <w:tc>
          <w:tcPr>
            <w:tcW w:w="4252" w:type="dxa"/>
            <w:tcMar/>
          </w:tcPr>
          <w:p w:rsidRPr="00F869B6" w:rsidR="00473124" w:rsidP="008762DB" w:rsidRDefault="009F1140" w14:paraId="49D2C81B" w14:textId="79441408">
            <w:pPr>
              <w:spacing w:before="100" w:after="100" w:line="276" w:lineRule="auto"/>
              <w:rPr>
                <w:rFonts w:cstheme="minorHAnsi"/>
                <w:lang w:val="sv-SE" w:eastAsia="en-GB"/>
              </w:rPr>
            </w:pPr>
            <w:r w:rsidRPr="008762DB">
              <w:rPr>
                <w:rFonts w:cstheme="minorHAnsi"/>
                <w:lang w:val="sv-SE"/>
              </w:rPr>
              <w:t xml:space="preserve">kat.fowler@ihinternational.com </w:t>
            </w:r>
            <w:r w:rsidRPr="008762DB" w:rsidR="002D7768">
              <w:rPr>
                <w:rFonts w:cstheme="minorHAnsi"/>
                <w:lang w:val="sv-SE"/>
              </w:rPr>
              <w:t>joseph.platt@ihinternational.com</w:t>
            </w:r>
          </w:p>
        </w:tc>
      </w:tr>
      <w:tr w:rsidRPr="008762DB" w:rsidR="008651DE" w:rsidTr="01249568" w14:paraId="27A0A3F5" w14:textId="4F42FC76">
        <w:tc>
          <w:tcPr>
            <w:tcW w:w="2835" w:type="dxa"/>
            <w:tcMar/>
          </w:tcPr>
          <w:p w:rsidRPr="008762DB" w:rsidR="00473124" w:rsidP="008762DB" w:rsidRDefault="002009F5" w14:paraId="63A79A8A" w14:textId="04CD5236">
            <w:pPr>
              <w:spacing w:before="100" w:after="100" w:line="276" w:lineRule="auto"/>
              <w:rPr>
                <w:rFonts w:cstheme="minorHAnsi"/>
              </w:rPr>
            </w:pPr>
            <w:r w:rsidRPr="008762DB">
              <w:rPr>
                <w:rFonts w:cstheme="minorHAnsi"/>
              </w:rPr>
              <w:t>IH Infrastructure Advisors AG</w:t>
            </w:r>
          </w:p>
        </w:tc>
        <w:tc>
          <w:tcPr>
            <w:tcW w:w="2269" w:type="dxa"/>
            <w:tcMar/>
          </w:tcPr>
          <w:p w:rsidRPr="008762DB" w:rsidR="00473124" w:rsidP="008762DB" w:rsidRDefault="002009F5" w14:paraId="2FE0970C" w14:textId="6040C959">
            <w:pPr>
              <w:spacing w:before="100" w:after="100" w:line="276" w:lineRule="auto"/>
              <w:rPr>
                <w:rFonts w:cstheme="minorHAnsi"/>
                <w:color w:val="262626"/>
              </w:rPr>
            </w:pPr>
            <w:r w:rsidRPr="008762DB">
              <w:rPr>
                <w:rFonts w:cstheme="minorHAnsi"/>
                <w:color w:val="262626"/>
              </w:rPr>
              <w:t>Evgenia Matveeva</w:t>
            </w:r>
          </w:p>
        </w:tc>
        <w:tc>
          <w:tcPr>
            <w:tcW w:w="4252" w:type="dxa"/>
            <w:tcMar/>
          </w:tcPr>
          <w:p w:rsidRPr="008762DB" w:rsidR="00473124" w:rsidP="008762DB" w:rsidRDefault="00473124" w14:paraId="560F64F3" w14:textId="7EBE0FEF">
            <w:pPr>
              <w:spacing w:before="100" w:after="100" w:line="276" w:lineRule="auto"/>
              <w:rPr>
                <w:rFonts w:cstheme="minorHAnsi"/>
                <w:lang w:eastAsia="en-GB"/>
              </w:rPr>
            </w:pPr>
            <w:hyperlink w:history="1" r:id="rId12">
              <w:r w:rsidRPr="008762DB">
                <w:rPr>
                  <w:rStyle w:val="Hyperlink"/>
                  <w:rFonts w:cstheme="minorHAnsi"/>
                  <w:lang w:eastAsia="en-GB"/>
                </w:rPr>
                <w:t>evgenia.matveeva@interogoholding.com</w:t>
              </w:r>
            </w:hyperlink>
          </w:p>
        </w:tc>
      </w:tr>
      <w:tr w:rsidRPr="008762DB" w:rsidR="008651DE" w:rsidTr="01249568" w14:paraId="689637A4" w14:textId="3499CCD2">
        <w:tc>
          <w:tcPr>
            <w:tcW w:w="2835" w:type="dxa"/>
            <w:tcMar/>
          </w:tcPr>
          <w:p w:rsidRPr="008762DB" w:rsidR="00473124" w:rsidP="008762DB" w:rsidRDefault="002009F5" w14:paraId="3E9CB2E9" w14:textId="11A97D7F">
            <w:pPr>
              <w:spacing w:before="100" w:after="100" w:line="276" w:lineRule="auto"/>
              <w:rPr>
                <w:rFonts w:cstheme="minorHAnsi"/>
              </w:rPr>
            </w:pPr>
            <w:r w:rsidRPr="008762DB">
              <w:rPr>
                <w:rFonts w:cstheme="minorHAnsi"/>
              </w:rPr>
              <w:t>IH LTEA AB</w:t>
            </w:r>
          </w:p>
        </w:tc>
        <w:tc>
          <w:tcPr>
            <w:tcW w:w="2269" w:type="dxa"/>
            <w:tcMar/>
          </w:tcPr>
          <w:p w:rsidRPr="008762DB" w:rsidR="00473124" w:rsidP="008762DB" w:rsidRDefault="002009F5" w14:paraId="2821E698" w14:textId="00297CB9">
            <w:pPr>
              <w:spacing w:before="100" w:after="100" w:line="276" w:lineRule="auto"/>
              <w:rPr>
                <w:rFonts w:cstheme="minorHAnsi"/>
                <w:color w:val="262626"/>
                <w:lang w:val="it-IT"/>
              </w:rPr>
            </w:pPr>
            <w:r w:rsidRPr="008762DB">
              <w:rPr>
                <w:rFonts w:cstheme="minorHAnsi"/>
                <w:color w:val="262626"/>
                <w:lang w:val="it-IT"/>
              </w:rPr>
              <w:t xml:space="preserve">Petra </w:t>
            </w:r>
            <w:proofErr w:type="spellStart"/>
            <w:r w:rsidRPr="008762DB">
              <w:rPr>
                <w:rFonts w:cstheme="minorHAnsi"/>
                <w:color w:val="262626"/>
                <w:lang w:val="it-IT"/>
              </w:rPr>
              <w:t>Sjögren</w:t>
            </w:r>
            <w:proofErr w:type="spellEnd"/>
          </w:p>
          <w:p w:rsidRPr="008762DB" w:rsidR="00473124" w:rsidP="008762DB" w:rsidRDefault="00473124" w14:paraId="1C8871A2" w14:textId="42A19A66">
            <w:pPr>
              <w:spacing w:before="100" w:after="100" w:line="276" w:lineRule="auto"/>
              <w:rPr>
                <w:rFonts w:cstheme="minorHAnsi"/>
                <w:color w:val="262626"/>
                <w:lang w:val="it-IT"/>
              </w:rPr>
            </w:pPr>
          </w:p>
        </w:tc>
        <w:tc>
          <w:tcPr>
            <w:tcW w:w="4252" w:type="dxa"/>
            <w:tcMar/>
          </w:tcPr>
          <w:p w:rsidRPr="008762DB" w:rsidR="00473124" w:rsidP="008762DB" w:rsidRDefault="00473124" w14:paraId="13921F27" w14:textId="0210A71D">
            <w:pPr>
              <w:spacing w:before="100" w:after="100" w:line="276" w:lineRule="auto"/>
              <w:rPr>
                <w:rFonts w:cstheme="minorHAnsi"/>
                <w:lang w:val="it-IT" w:eastAsia="en-GB"/>
              </w:rPr>
            </w:pPr>
            <w:hyperlink w:history="1" r:id="rId13">
              <w:r w:rsidRPr="008762DB">
                <w:rPr>
                  <w:rStyle w:val="Hyperlink"/>
                  <w:rFonts w:cstheme="minorHAnsi"/>
                  <w:lang w:val="it-IT" w:eastAsia="en-GB"/>
                </w:rPr>
                <w:t>petra.sjogren@nalka.com</w:t>
              </w:r>
            </w:hyperlink>
          </w:p>
          <w:p w:rsidRPr="008762DB" w:rsidR="00473124" w:rsidP="008762DB" w:rsidRDefault="00473124" w14:paraId="397C174A" w14:textId="4CAD12B8">
            <w:pPr>
              <w:spacing w:before="100" w:after="100" w:line="276" w:lineRule="auto"/>
              <w:rPr>
                <w:rFonts w:cstheme="minorHAnsi"/>
                <w:lang w:val="it-IT" w:eastAsia="en-GB"/>
              </w:rPr>
            </w:pPr>
          </w:p>
        </w:tc>
      </w:tr>
      <w:tr w:rsidRPr="003D0FE7" w:rsidR="008651DE" w:rsidTr="01249568" w14:paraId="621ACA86" w14:textId="16706ACF">
        <w:tc>
          <w:tcPr>
            <w:tcW w:w="2835" w:type="dxa"/>
            <w:tcMar/>
          </w:tcPr>
          <w:p w:rsidRPr="008762DB" w:rsidR="00473124" w:rsidP="008762DB" w:rsidRDefault="002009F5" w14:paraId="59D479DE" w14:textId="1F2F72C7">
            <w:pPr>
              <w:spacing w:before="100" w:after="100" w:line="276" w:lineRule="auto"/>
              <w:rPr>
                <w:rFonts w:cstheme="minorHAnsi"/>
              </w:rPr>
            </w:pPr>
            <w:r w:rsidRPr="008762DB">
              <w:rPr>
                <w:rFonts w:cstheme="minorHAnsi"/>
              </w:rPr>
              <w:t>Inter Holding Services SA</w:t>
            </w:r>
          </w:p>
        </w:tc>
        <w:tc>
          <w:tcPr>
            <w:tcW w:w="2269" w:type="dxa"/>
            <w:tcMar/>
          </w:tcPr>
          <w:p w:rsidRPr="008762DB" w:rsidR="00473124" w:rsidP="008762DB" w:rsidRDefault="002009F5" w14:paraId="4AC635CF" w14:textId="43C16B0C">
            <w:pPr>
              <w:spacing w:before="100" w:after="100" w:line="276" w:lineRule="auto"/>
              <w:rPr>
                <w:rFonts w:eastAsia="Times New Roman" w:cstheme="minorHAnsi"/>
                <w:lang w:val="nl-NL" w:eastAsia="en-GB"/>
              </w:rPr>
            </w:pPr>
            <w:r w:rsidRPr="008762DB">
              <w:rPr>
                <w:rFonts w:eastAsia="Times New Roman" w:cstheme="minorHAnsi"/>
                <w:lang w:val="nl-NL" w:eastAsia="en-GB"/>
              </w:rPr>
              <w:t>Fabienne Wees</w:t>
            </w:r>
          </w:p>
          <w:p w:rsidRPr="008762DB" w:rsidR="00473124" w:rsidP="008762DB" w:rsidRDefault="002009F5" w14:paraId="47542445" w14:textId="1DF5748B">
            <w:pPr>
              <w:spacing w:before="100" w:after="100" w:line="276" w:lineRule="auto"/>
              <w:rPr>
                <w:rFonts w:cstheme="minorHAnsi"/>
                <w:lang w:val="nl-NL"/>
              </w:rPr>
            </w:pPr>
            <w:r w:rsidRPr="008762DB">
              <w:rPr>
                <w:rFonts w:eastAsia="Times New Roman" w:cstheme="minorHAnsi"/>
                <w:lang w:val="nl-NL" w:eastAsia="en-GB"/>
              </w:rPr>
              <w:t>Patrick Van Landuyt</w:t>
            </w:r>
          </w:p>
        </w:tc>
        <w:tc>
          <w:tcPr>
            <w:tcW w:w="4252" w:type="dxa"/>
            <w:tcMar/>
          </w:tcPr>
          <w:p w:rsidRPr="008762DB" w:rsidR="00473124" w:rsidP="008762DB" w:rsidRDefault="00473124" w14:paraId="09217E9E" w14:textId="4CF3140F">
            <w:pPr>
              <w:spacing w:before="100" w:after="100" w:line="276" w:lineRule="auto"/>
              <w:rPr>
                <w:rFonts w:eastAsia="Times New Roman" w:cstheme="minorHAnsi"/>
                <w:lang w:val="nl-NL" w:eastAsia="en-GB"/>
              </w:rPr>
            </w:pPr>
            <w:hyperlink w:history="1" r:id="rId14">
              <w:r w:rsidRPr="008762DB">
                <w:rPr>
                  <w:rStyle w:val="Hyperlink"/>
                  <w:rFonts w:eastAsia="Times New Roman" w:cstheme="minorHAnsi"/>
                  <w:lang w:val="nl-NL" w:eastAsia="en-GB"/>
                </w:rPr>
                <w:t>fabienne.wees@interogoholding.com</w:t>
              </w:r>
            </w:hyperlink>
          </w:p>
          <w:p w:rsidRPr="008762DB" w:rsidR="00473124" w:rsidP="008762DB" w:rsidRDefault="00473124" w14:paraId="0200571E" w14:textId="1E866BBE">
            <w:pPr>
              <w:spacing w:before="100" w:after="100" w:line="276" w:lineRule="auto"/>
              <w:rPr>
                <w:rFonts w:eastAsia="Times New Roman" w:cstheme="minorHAnsi"/>
                <w:lang w:val="nl-NL" w:eastAsia="en-GB"/>
              </w:rPr>
            </w:pPr>
            <w:hyperlink w:history="1" r:id="rId15">
              <w:r w:rsidRPr="008762DB">
                <w:rPr>
                  <w:rStyle w:val="Hyperlink"/>
                  <w:rFonts w:eastAsia="Times New Roman" w:cstheme="minorHAnsi"/>
                  <w:lang w:val="nl-NL" w:eastAsia="en-GB"/>
                </w:rPr>
                <w:t>Patrick.Vanlanduyt@interogoholding.com</w:t>
              </w:r>
            </w:hyperlink>
          </w:p>
        </w:tc>
      </w:tr>
      <w:tr w:rsidRPr="008762DB" w:rsidR="008651DE" w:rsidTr="01249568" w14:paraId="2472C6B3" w14:textId="28C41D32">
        <w:tc>
          <w:tcPr>
            <w:tcW w:w="2835" w:type="dxa"/>
            <w:tcMar/>
          </w:tcPr>
          <w:p w:rsidRPr="008762DB" w:rsidR="00473124" w:rsidP="008762DB" w:rsidRDefault="002009F5" w14:paraId="139EC49A" w14:textId="18F87ECA">
            <w:pPr>
              <w:spacing w:before="100" w:after="100" w:line="276" w:lineRule="auto"/>
              <w:rPr>
                <w:rFonts w:cstheme="minorHAnsi"/>
              </w:rPr>
            </w:pPr>
            <w:r w:rsidRPr="008762DB">
              <w:rPr>
                <w:rFonts w:cstheme="minorHAnsi"/>
              </w:rPr>
              <w:t>Inter STL SA</w:t>
            </w:r>
          </w:p>
        </w:tc>
        <w:tc>
          <w:tcPr>
            <w:tcW w:w="2269" w:type="dxa"/>
            <w:tcMar/>
          </w:tcPr>
          <w:p w:rsidRPr="008762DB" w:rsidR="00473124" w:rsidP="008762DB" w:rsidRDefault="002009F5" w14:paraId="537C87C9" w14:textId="77777777">
            <w:pPr>
              <w:spacing w:before="100" w:after="100" w:line="276" w:lineRule="auto"/>
              <w:rPr>
                <w:rFonts w:cstheme="minorHAnsi"/>
              </w:rPr>
            </w:pPr>
            <w:r w:rsidRPr="008762DB">
              <w:rPr>
                <w:rFonts w:cstheme="minorHAnsi"/>
              </w:rPr>
              <w:t>Evgenia Matveeva</w:t>
            </w:r>
          </w:p>
          <w:p w:rsidRPr="008762DB" w:rsidR="00473124" w:rsidP="008762DB" w:rsidRDefault="002009F5" w14:paraId="4CE91412" w14:textId="4A9B3487">
            <w:pPr>
              <w:spacing w:before="100" w:after="100" w:line="276" w:lineRule="auto"/>
              <w:rPr>
                <w:rFonts w:cstheme="minorHAnsi"/>
              </w:rPr>
            </w:pPr>
            <w:r w:rsidRPr="008762DB">
              <w:rPr>
                <w:rFonts w:cstheme="minorHAnsi"/>
              </w:rPr>
              <w:t xml:space="preserve">Kamal </w:t>
            </w:r>
            <w:proofErr w:type="spellStart"/>
            <w:r w:rsidRPr="008762DB">
              <w:rPr>
                <w:rFonts w:cstheme="minorHAnsi"/>
              </w:rPr>
              <w:t>Akmouche</w:t>
            </w:r>
            <w:proofErr w:type="spellEnd"/>
          </w:p>
        </w:tc>
        <w:tc>
          <w:tcPr>
            <w:tcW w:w="4252" w:type="dxa"/>
            <w:tcMar/>
          </w:tcPr>
          <w:p w:rsidRPr="008762DB" w:rsidR="00473124" w:rsidP="008762DB" w:rsidRDefault="00473124" w14:paraId="00185C13" w14:textId="44328609">
            <w:pPr>
              <w:spacing w:before="100" w:after="100" w:line="276" w:lineRule="auto"/>
              <w:rPr>
                <w:rFonts w:cstheme="minorHAnsi"/>
                <w:lang w:eastAsia="en-GB"/>
              </w:rPr>
            </w:pPr>
            <w:hyperlink w:history="1" r:id="rId16">
              <w:r w:rsidRPr="008762DB">
                <w:rPr>
                  <w:rStyle w:val="Hyperlink"/>
                  <w:rFonts w:cstheme="minorHAnsi"/>
                  <w:lang w:eastAsia="en-GB"/>
                </w:rPr>
                <w:t>evgenia.matveeva@interogoholding.com</w:t>
              </w:r>
            </w:hyperlink>
          </w:p>
          <w:p w:rsidRPr="008762DB" w:rsidR="00473124" w:rsidP="008762DB" w:rsidRDefault="00473124" w14:paraId="24B3E55C" w14:textId="74ADC043">
            <w:pPr>
              <w:spacing w:before="100" w:after="100" w:line="276" w:lineRule="auto"/>
              <w:rPr>
                <w:rFonts w:cstheme="minorHAnsi"/>
                <w:lang w:eastAsia="nl-BE"/>
              </w:rPr>
            </w:pPr>
            <w:hyperlink w:history="1" r:id="rId17">
              <w:r w:rsidRPr="008762DB">
                <w:rPr>
                  <w:rStyle w:val="Hyperlink"/>
                  <w:rFonts w:cstheme="minorHAnsi"/>
                  <w:lang w:eastAsia="nl-BE"/>
                </w:rPr>
                <w:t>kamal.akmouche@interogoholding.com</w:t>
              </w:r>
            </w:hyperlink>
          </w:p>
        </w:tc>
      </w:tr>
      <w:tr w:rsidRPr="008762DB" w:rsidR="008651DE" w:rsidTr="01249568" w14:paraId="301C6637" w14:textId="621BD51B">
        <w:tc>
          <w:tcPr>
            <w:tcW w:w="2835" w:type="dxa"/>
            <w:tcMar/>
          </w:tcPr>
          <w:p w:rsidRPr="008762DB" w:rsidR="00473124" w:rsidP="008762DB" w:rsidRDefault="002009F5" w14:paraId="3355DBE2" w14:textId="53962151">
            <w:pPr>
              <w:spacing w:before="100" w:after="100" w:line="276" w:lineRule="auto"/>
              <w:rPr>
                <w:rFonts w:cstheme="minorHAnsi"/>
              </w:rPr>
            </w:pPr>
            <w:commentRangeStart w:id="0"/>
            <w:proofErr w:type="spellStart"/>
            <w:r w:rsidRPr="008762DB">
              <w:rPr>
                <w:rFonts w:cstheme="minorHAnsi"/>
              </w:rPr>
              <w:t>Nalka</w:t>
            </w:r>
            <w:proofErr w:type="spellEnd"/>
            <w:r w:rsidRPr="008762DB">
              <w:rPr>
                <w:rFonts w:cstheme="minorHAnsi"/>
              </w:rPr>
              <w:t xml:space="preserve"> Invest AB</w:t>
            </w:r>
          </w:p>
        </w:tc>
        <w:tc>
          <w:tcPr>
            <w:tcW w:w="2269" w:type="dxa"/>
            <w:tcMar/>
          </w:tcPr>
          <w:p w:rsidRPr="008762DB" w:rsidR="00473124" w:rsidP="008762DB" w:rsidRDefault="002009F5" w14:paraId="7FE13F5F" w14:textId="5FCD5BC3">
            <w:pPr>
              <w:spacing w:before="100" w:after="100" w:line="276" w:lineRule="auto"/>
              <w:rPr>
                <w:rFonts w:cstheme="minorHAnsi"/>
              </w:rPr>
            </w:pPr>
            <w:r w:rsidRPr="008762DB">
              <w:rPr>
                <w:rFonts w:cstheme="minorHAnsi"/>
              </w:rPr>
              <w:t>Petra</w:t>
            </w:r>
            <w:r w:rsidRPr="008762DB" w:rsidR="0003743B">
              <w:rPr>
                <w:rFonts w:cstheme="minorHAnsi"/>
                <w:color w:val="262626"/>
                <w:lang w:val="it-IT"/>
              </w:rPr>
              <w:t xml:space="preserve"> </w:t>
            </w:r>
            <w:proofErr w:type="spellStart"/>
            <w:r w:rsidRPr="008762DB" w:rsidR="0003743B">
              <w:rPr>
                <w:rFonts w:cstheme="minorHAnsi"/>
                <w:color w:val="262626"/>
                <w:lang w:val="it-IT"/>
              </w:rPr>
              <w:t>Sjögren</w:t>
            </w:r>
            <w:proofErr w:type="spellEnd"/>
          </w:p>
        </w:tc>
        <w:tc>
          <w:tcPr>
            <w:tcW w:w="4252" w:type="dxa"/>
            <w:tcMar/>
          </w:tcPr>
          <w:p w:rsidRPr="008762DB" w:rsidR="00473124" w:rsidP="008762DB" w:rsidRDefault="00473124" w14:paraId="7F490A48" w14:textId="48B5B689">
            <w:pPr>
              <w:spacing w:before="100" w:after="100" w:line="276" w:lineRule="auto"/>
              <w:rPr>
                <w:rFonts w:cstheme="minorHAnsi"/>
                <w:lang w:eastAsia="en-GB"/>
              </w:rPr>
            </w:pPr>
            <w:hyperlink w:history="1" r:id="rId18">
              <w:r w:rsidRPr="008762DB">
                <w:rPr>
                  <w:rStyle w:val="Hyperlink"/>
                  <w:rFonts w:cstheme="minorHAnsi"/>
                  <w:lang w:eastAsia="en-GB"/>
                </w:rPr>
                <w:t>petra.sjogren@nalka.com</w:t>
              </w:r>
            </w:hyperlink>
            <w:commentRangeEnd w:id="0"/>
            <w:r w:rsidRPr="008762DB" w:rsidR="00210ACD">
              <w:rPr>
                <w:rStyle w:val="CommentReference"/>
                <w:rFonts w:cstheme="minorHAnsi"/>
                <w:sz w:val="22"/>
                <w:szCs w:val="22"/>
              </w:rPr>
              <w:commentReference w:id="0"/>
            </w:r>
          </w:p>
        </w:tc>
      </w:tr>
      <w:tr w:rsidRPr="008762DB" w:rsidR="19B23096" w:rsidTr="01249568" w14:paraId="7B03914A" w14:textId="77777777">
        <w:trPr>
          <w:trHeight w:val="300"/>
        </w:trPr>
        <w:tc>
          <w:tcPr>
            <w:tcW w:w="2835" w:type="dxa"/>
            <w:tcMar/>
          </w:tcPr>
          <w:p w:rsidRPr="008762DB" w:rsidR="6D722FDF" w:rsidP="008762DB" w:rsidRDefault="6D722FDF" w14:paraId="3496AA9B" w14:textId="4F79F1DC">
            <w:pPr>
              <w:spacing w:line="276" w:lineRule="auto"/>
              <w:rPr>
                <w:rFonts w:cstheme="minorHAnsi"/>
              </w:rPr>
            </w:pPr>
            <w:proofErr w:type="spellStart"/>
            <w:r w:rsidRPr="008762DB">
              <w:rPr>
                <w:rFonts w:cstheme="minorHAnsi"/>
              </w:rPr>
              <w:t>Nalka</w:t>
            </w:r>
            <w:proofErr w:type="spellEnd"/>
            <w:r w:rsidRPr="008762DB">
              <w:rPr>
                <w:rFonts w:cstheme="minorHAnsi"/>
              </w:rPr>
              <w:t xml:space="preserve"> Advisors Germany GmbH</w:t>
            </w:r>
          </w:p>
        </w:tc>
        <w:tc>
          <w:tcPr>
            <w:tcW w:w="2269" w:type="dxa"/>
            <w:tcMar/>
          </w:tcPr>
          <w:p w:rsidRPr="008762DB" w:rsidR="6D722FDF" w:rsidP="008762DB" w:rsidRDefault="6D722FDF" w14:paraId="4410A2B8" w14:textId="5FCD5BC3">
            <w:pPr>
              <w:spacing w:before="100" w:after="100" w:line="276" w:lineRule="auto"/>
              <w:rPr>
                <w:rFonts w:cstheme="minorHAnsi"/>
              </w:rPr>
            </w:pPr>
            <w:r w:rsidRPr="008762DB">
              <w:rPr>
                <w:rFonts w:cstheme="minorHAnsi"/>
              </w:rPr>
              <w:t>Petra</w:t>
            </w:r>
            <w:r w:rsidRPr="008762DB">
              <w:rPr>
                <w:rFonts w:cstheme="minorHAnsi"/>
                <w:color w:val="262626" w:themeColor="text1" w:themeTint="D9"/>
                <w:lang w:val="it-IT"/>
              </w:rPr>
              <w:t xml:space="preserve"> </w:t>
            </w:r>
            <w:proofErr w:type="spellStart"/>
            <w:r w:rsidRPr="008762DB">
              <w:rPr>
                <w:rFonts w:cstheme="minorHAnsi"/>
                <w:color w:val="262626" w:themeColor="text1" w:themeTint="D9"/>
                <w:lang w:val="it-IT"/>
              </w:rPr>
              <w:t>Sjögren</w:t>
            </w:r>
            <w:proofErr w:type="spellEnd"/>
          </w:p>
          <w:p w:rsidRPr="008762DB" w:rsidR="19B23096" w:rsidP="008762DB" w:rsidRDefault="19B23096" w14:paraId="64D9D0C9" w14:textId="65D80D56">
            <w:pPr>
              <w:spacing w:line="276" w:lineRule="auto"/>
              <w:rPr>
                <w:rFonts w:cstheme="minorHAnsi"/>
              </w:rPr>
            </w:pPr>
          </w:p>
        </w:tc>
        <w:tc>
          <w:tcPr>
            <w:tcW w:w="4252" w:type="dxa"/>
            <w:tcMar/>
          </w:tcPr>
          <w:p w:rsidRPr="008762DB" w:rsidR="19B23096" w:rsidP="008762DB" w:rsidRDefault="6D722FDF" w14:paraId="021E9FB4" w14:textId="2416BCA0">
            <w:pPr>
              <w:spacing w:before="100" w:after="100" w:line="276" w:lineRule="auto"/>
              <w:rPr>
                <w:rFonts w:cstheme="minorHAnsi"/>
                <w:lang w:eastAsia="en-GB"/>
              </w:rPr>
            </w:pPr>
            <w:hyperlink r:id="rId23">
              <w:r w:rsidRPr="008762DB">
                <w:rPr>
                  <w:rStyle w:val="Hyperlink"/>
                  <w:rFonts w:cstheme="minorHAnsi"/>
                  <w:lang w:eastAsia="en-GB"/>
                </w:rPr>
                <w:t>petra.sjogren@nalka.com</w:t>
              </w:r>
            </w:hyperlink>
            <w:commentRangeStart w:id="1"/>
            <w:commentRangeEnd w:id="1"/>
            <w:r w:rsidRPr="008762DB" w:rsidR="19B23096">
              <w:rPr>
                <w:rStyle w:val="CommentReference"/>
                <w:rFonts w:cstheme="minorHAnsi"/>
                <w:sz w:val="22"/>
                <w:szCs w:val="22"/>
              </w:rPr>
              <w:commentReference w:id="1"/>
            </w:r>
          </w:p>
          <w:p w:rsidRPr="008762DB" w:rsidR="19B23096" w:rsidP="008762DB" w:rsidRDefault="19B23096" w14:paraId="3B6BA5B0" w14:textId="7D03DB9E">
            <w:pPr>
              <w:spacing w:line="276" w:lineRule="auto"/>
              <w:rPr>
                <w:rFonts w:cstheme="minorHAnsi"/>
                <w:lang w:eastAsia="en-GB"/>
              </w:rPr>
            </w:pPr>
          </w:p>
        </w:tc>
      </w:tr>
      <w:tr w:rsidRPr="008762DB" w:rsidR="008651DE" w:rsidTr="01249568" w14:paraId="49A60ECB" w14:textId="74FFB655">
        <w:tc>
          <w:tcPr>
            <w:tcW w:w="2835" w:type="dxa"/>
            <w:tcMar/>
          </w:tcPr>
          <w:p w:rsidRPr="008762DB" w:rsidR="00473124" w:rsidP="01249568" w:rsidRDefault="007C5F81" w14:paraId="385F4E22" w14:textId="4ABBD642">
            <w:pPr>
              <w:spacing w:before="100" w:after="100" w:line="276" w:lineRule="auto"/>
              <w:rPr>
                <w:rFonts w:cs="Calibri" w:cstheme="minorAscii"/>
              </w:rPr>
            </w:pPr>
            <w:r w:rsidRPr="01249568" w:rsidR="007C5F81">
              <w:rPr>
                <w:rFonts w:cs="Calibri" w:cstheme="minorAscii"/>
              </w:rPr>
              <w:t xml:space="preserve">Hotel Co 51 </w:t>
            </w:r>
            <w:del w:author="Lucas Noronha" w:date="2026-02-17T12:49:14.615Z" w16du:dateUtc="2026-02-17T12:49:14.615Z" w:id="2127639333">
              <w:r w:rsidRPr="01249568" w:rsidDel="007C5F81">
                <w:rPr>
                  <w:rFonts w:cs="Calibri" w:cstheme="minorAscii"/>
                </w:rPr>
                <w:delText>and subsidiaries</w:delText>
              </w:r>
              <w:r w:rsidRPr="01249568" w:rsidDel="004635DF">
                <w:rPr>
                  <w:rFonts w:cs="Calibri" w:cstheme="minorAscii"/>
                  <w:b w:val="1"/>
                  <w:bCs w:val="1"/>
                  <w:highlight w:val="yellow"/>
                </w:rPr>
                <w:delText>*</w:delText>
              </w:r>
            </w:del>
            <w:ins w:author="Lucas Noronha" w:date="2026-02-17T12:49:15.042Z" w16du:dateUtc="2026-02-17T12:49:15.042Z" w:id="1687312282">
              <w:r w:rsidRPr="01249568" w:rsidR="284B37E5">
                <w:rPr>
                  <w:rFonts w:cs="Calibri" w:cstheme="minorAscii"/>
                  <w:b w:val="1"/>
                  <w:bCs w:val="1"/>
                  <w:highlight w:val="yellow"/>
                </w:rPr>
                <w:t>HQ</w:t>
              </w:r>
            </w:ins>
          </w:p>
        </w:tc>
        <w:tc>
          <w:tcPr>
            <w:tcW w:w="2269" w:type="dxa"/>
            <w:tcMar/>
          </w:tcPr>
          <w:p w:rsidRPr="008762DB" w:rsidR="00473124" w:rsidP="008762DB" w:rsidRDefault="007C5F81" w14:paraId="3B453A2E" w14:textId="0D510A59">
            <w:pPr>
              <w:spacing w:before="100" w:after="100" w:line="276" w:lineRule="auto"/>
              <w:rPr>
                <w:rFonts w:cstheme="minorHAnsi"/>
              </w:rPr>
            </w:pPr>
            <w:r w:rsidRPr="008762DB">
              <w:rPr>
                <w:rFonts w:cstheme="minorHAnsi"/>
                <w:color w:val="262626"/>
              </w:rPr>
              <w:t>Lucas Noronha</w:t>
            </w:r>
          </w:p>
        </w:tc>
        <w:tc>
          <w:tcPr>
            <w:tcW w:w="4252" w:type="dxa"/>
            <w:tcMar/>
          </w:tcPr>
          <w:p w:rsidRPr="008762DB" w:rsidR="00473124" w:rsidP="01249568" w:rsidRDefault="00303C94" w14:paraId="69D5C9A8" w14:textId="7F17CEB4">
            <w:pPr>
              <w:spacing w:before="100" w:after="100" w:line="276" w:lineRule="auto"/>
              <w:rPr>
                <w:rFonts w:cs="Calibri" w:cstheme="minorAscii"/>
              </w:rPr>
            </w:pPr>
            <w:hyperlink r:id="Rfdd68e69f2b24889">
              <w:r w:rsidRPr="01249568" w:rsidR="00303C94">
                <w:rPr>
                  <w:rStyle w:val="Hyperlink"/>
                  <w:rFonts w:cs="Calibri" w:cstheme="minorAscii"/>
                </w:rPr>
                <w:t>lucas.noronha@vastint.eu</w:t>
              </w:r>
            </w:hyperlink>
          </w:p>
        </w:tc>
      </w:tr>
      <w:tr w:rsidR="01249568" w:rsidTr="01249568" w14:paraId="5C59EBBC">
        <w:trPr>
          <w:trHeight w:val="300"/>
          <w:ins w:author="Lucas Noronha" w:date="2026-02-17T12:49:00.819Z" w16du:dateUtc="2026-02-17T12:49:00.819Z" w:id="1001307249"/>
        </w:trPr>
        <w:tc>
          <w:tcPr>
            <w:tcW w:w="2835" w:type="dxa"/>
            <w:tcMar/>
          </w:tcPr>
          <w:p w:rsidR="105C054D" w:rsidP="01249568" w:rsidRDefault="105C054D" w14:paraId="6456354C" w14:textId="5FD11904">
            <w:pPr>
              <w:spacing w:before="100" w:after="100" w:line="276" w:lineRule="auto"/>
              <w:rPr>
                <w:ins w:author="Lucas Noronha" w:date="2026-02-17T12:49:07.94Z" w16du:dateUtc="2026-02-17T12:49:07.94Z" w:id="910529323"/>
                <w:rFonts w:cs="Calibri" w:cstheme="minorAscii"/>
              </w:rPr>
            </w:pPr>
            <w:ins w:author="Lucas Noronha" w:date="2026-02-17T12:49:07.939Z" w16du:dateUtc="2026-02-17T12:49:07.939Z" w:id="88145814">
              <w:r w:rsidRPr="01249568" w:rsidR="105C054D">
                <w:rPr>
                  <w:rFonts w:cs="Calibri" w:cstheme="minorAscii"/>
                </w:rPr>
                <w:t>Hotel Co 51</w:t>
              </w:r>
              <w:r w:rsidRPr="01249568" w:rsidR="105C054D">
                <w:rPr>
                  <w:rFonts w:cs="Calibri" w:cstheme="minorAscii"/>
                </w:rPr>
                <w:t xml:space="preserve"> subsidiaries</w:t>
              </w:r>
              <w:r w:rsidRPr="01249568" w:rsidR="105C054D">
                <w:rPr>
                  <w:rFonts w:cs="Calibri" w:cstheme="minorAscii"/>
                  <w:b w:val="1"/>
                  <w:bCs w:val="1"/>
                  <w:highlight w:val="yellow"/>
                </w:rPr>
                <w:t>*</w:t>
              </w:r>
            </w:ins>
          </w:p>
          <w:p w:rsidR="01249568" w:rsidP="01249568" w:rsidRDefault="01249568" w14:paraId="19E32BCE" w14:textId="771265E6">
            <w:pPr>
              <w:pStyle w:val="Normal"/>
              <w:spacing w:line="276" w:lineRule="auto"/>
              <w:rPr>
                <w:rFonts w:cs="Calibri" w:cstheme="minorAscii"/>
              </w:rPr>
            </w:pPr>
          </w:p>
        </w:tc>
        <w:tc>
          <w:tcPr>
            <w:tcW w:w="2269" w:type="dxa"/>
            <w:tcMar/>
          </w:tcPr>
          <w:p w:rsidR="4752133F" w:rsidP="01249568" w:rsidRDefault="4752133F" w14:paraId="13EB1486" w14:textId="13B31203">
            <w:pPr>
              <w:pStyle w:val="Normal"/>
              <w:spacing w:line="276" w:lineRule="auto"/>
              <w:rPr>
                <w:rFonts w:cs="Calibri" w:cstheme="minorAscii"/>
                <w:color w:val="262626" w:themeColor="text1" w:themeTint="D9" w:themeShade="FF"/>
              </w:rPr>
            </w:pPr>
            <w:ins w:author="Lucas Noronha" w:date="2026-02-17T12:49:23.169Z" w16du:dateUtc="2026-02-17T12:49:23.169Z" w:id="1223461233">
              <w:r w:rsidRPr="01249568" w:rsidR="4752133F">
                <w:rPr>
                  <w:rFonts w:cs="Calibri" w:cstheme="minorAscii"/>
                  <w:color w:val="262626" w:themeColor="text1" w:themeTint="D9" w:themeShade="FF"/>
                </w:rPr>
                <w:t>Captains</w:t>
              </w:r>
            </w:ins>
          </w:p>
        </w:tc>
        <w:tc>
          <w:tcPr>
            <w:tcW w:w="4252" w:type="dxa"/>
            <w:tcMar/>
          </w:tcPr>
          <w:p w:rsidR="01249568" w:rsidP="01249568" w:rsidRDefault="01249568" w14:paraId="45D035C5" w14:textId="40532D5F">
            <w:pPr>
              <w:pStyle w:val="Normal"/>
              <w:spacing w:line="276" w:lineRule="auto"/>
              <w:rPr>
                <w:rFonts w:cs="Calibri" w:cstheme="minorAscii"/>
              </w:rPr>
            </w:pPr>
          </w:p>
        </w:tc>
      </w:tr>
      <w:tr w:rsidRPr="008762DB" w:rsidR="008651DE" w:rsidTr="01249568" w14:paraId="58581130" w14:textId="32262E36">
        <w:tc>
          <w:tcPr>
            <w:tcW w:w="2835" w:type="dxa"/>
            <w:tcMar/>
          </w:tcPr>
          <w:p w:rsidRPr="008762DB" w:rsidR="00473124" w:rsidP="008762DB" w:rsidRDefault="002009F5" w14:paraId="35B0EDF8" w14:textId="684EDF5D">
            <w:pPr>
              <w:spacing w:before="100" w:after="100" w:line="276" w:lineRule="auto"/>
              <w:rPr>
                <w:rFonts w:cstheme="minorHAnsi"/>
              </w:rPr>
            </w:pPr>
            <w:r w:rsidRPr="008762DB">
              <w:rPr>
                <w:rFonts w:cstheme="minorHAnsi"/>
              </w:rPr>
              <w:t>Vastint Belgium S.A.</w:t>
            </w:r>
          </w:p>
        </w:tc>
        <w:tc>
          <w:tcPr>
            <w:tcW w:w="2269" w:type="dxa"/>
            <w:tcMar/>
          </w:tcPr>
          <w:p w:rsidRPr="008762DB" w:rsidR="00473124" w:rsidP="008762DB" w:rsidRDefault="002009F5" w14:paraId="5FA609F9" w14:textId="54C3269C">
            <w:pPr>
              <w:spacing w:before="100" w:after="100" w:line="276" w:lineRule="auto"/>
              <w:rPr>
                <w:rFonts w:cstheme="minorHAnsi"/>
              </w:rPr>
            </w:pPr>
            <w:r w:rsidRPr="008762DB">
              <w:rPr>
                <w:rFonts w:cstheme="minorHAnsi"/>
              </w:rPr>
              <w:t>David Toury</w:t>
            </w:r>
          </w:p>
        </w:tc>
        <w:tc>
          <w:tcPr>
            <w:tcW w:w="4252" w:type="dxa"/>
            <w:tcMar/>
          </w:tcPr>
          <w:p w:rsidRPr="008762DB" w:rsidR="00473124" w:rsidP="008762DB" w:rsidRDefault="00473124" w14:paraId="7FD98F36" w14:textId="6E3473D0">
            <w:pPr>
              <w:spacing w:before="100" w:after="100" w:line="276" w:lineRule="auto"/>
              <w:rPr>
                <w:rFonts w:cstheme="minorHAnsi"/>
                <w:lang w:val="de-DE" w:eastAsia="nl-BE"/>
              </w:rPr>
            </w:pPr>
            <w:hyperlink w:history="1" r:id="rId25">
              <w:r w:rsidRPr="008762DB">
                <w:rPr>
                  <w:rStyle w:val="Hyperlink"/>
                  <w:rFonts w:cstheme="minorHAnsi"/>
                  <w:lang w:val="de-DE" w:eastAsia="nl-BE"/>
                </w:rPr>
                <w:t>david.toury@vastint.eu</w:t>
              </w:r>
            </w:hyperlink>
          </w:p>
        </w:tc>
      </w:tr>
      <w:tr w:rsidRPr="008762DB" w:rsidR="008651DE" w:rsidTr="01249568" w14:paraId="53372495" w14:textId="6B28D672">
        <w:tc>
          <w:tcPr>
            <w:tcW w:w="2835" w:type="dxa"/>
            <w:tcMar/>
          </w:tcPr>
          <w:p w:rsidRPr="008762DB" w:rsidR="00473124" w:rsidP="008762DB" w:rsidRDefault="002009F5" w14:paraId="459840F8" w14:textId="0BC5DE87">
            <w:pPr>
              <w:spacing w:before="100" w:after="100" w:line="276" w:lineRule="auto"/>
              <w:rPr>
                <w:rFonts w:cstheme="minorHAnsi"/>
              </w:rPr>
            </w:pPr>
            <w:r w:rsidRPr="008762DB">
              <w:rPr>
                <w:rFonts w:cstheme="minorHAnsi"/>
              </w:rPr>
              <w:t>Vastint France SAS</w:t>
            </w:r>
          </w:p>
        </w:tc>
        <w:tc>
          <w:tcPr>
            <w:tcW w:w="2269" w:type="dxa"/>
            <w:tcMar/>
          </w:tcPr>
          <w:p w:rsidRPr="008762DB" w:rsidR="00473124" w:rsidP="008762DB" w:rsidRDefault="002E36DF" w14:paraId="7D013E76" w14:textId="73D95DD4">
            <w:pPr>
              <w:spacing w:before="100" w:after="100" w:line="276" w:lineRule="auto"/>
              <w:rPr>
                <w:rFonts w:cstheme="minorHAnsi"/>
              </w:rPr>
            </w:pPr>
            <w:r w:rsidRPr="008762DB">
              <w:rPr>
                <w:rFonts w:cstheme="minorHAnsi"/>
              </w:rPr>
              <w:t xml:space="preserve">Gwendal Le </w:t>
            </w:r>
            <w:proofErr w:type="spellStart"/>
            <w:r w:rsidRPr="008762DB">
              <w:rPr>
                <w:rFonts w:cstheme="minorHAnsi"/>
              </w:rPr>
              <w:t>Metour</w:t>
            </w:r>
            <w:proofErr w:type="spellEnd"/>
          </w:p>
        </w:tc>
        <w:tc>
          <w:tcPr>
            <w:tcW w:w="4252" w:type="dxa"/>
            <w:tcMar/>
          </w:tcPr>
          <w:p w:rsidRPr="008762DB" w:rsidR="00473124" w:rsidP="008762DB" w:rsidRDefault="00BE0536" w14:paraId="33C622F0" w14:textId="6D4BE533">
            <w:pPr>
              <w:spacing w:before="100" w:after="100" w:line="276" w:lineRule="auto"/>
              <w:rPr>
                <w:rFonts w:cstheme="minorHAnsi"/>
              </w:rPr>
            </w:pPr>
            <w:hyperlink w:tgtFrame="_blank" w:history="1" r:id="rId26">
              <w:r w:rsidRPr="008762DB">
                <w:rPr>
                  <w:rStyle w:val="Hyperlink"/>
                  <w:rFonts w:cstheme="minorHAnsi"/>
                </w:rPr>
                <w:t>gwendal.lemetour@vastint.eu</w:t>
              </w:r>
            </w:hyperlink>
          </w:p>
        </w:tc>
      </w:tr>
      <w:tr w:rsidRPr="008762DB" w:rsidR="00303C94" w:rsidTr="01249568" w14:paraId="537D68A2" w14:textId="5EC56B93">
        <w:tc>
          <w:tcPr>
            <w:tcW w:w="2835" w:type="dxa"/>
            <w:tcMar/>
          </w:tcPr>
          <w:p w:rsidRPr="008762DB" w:rsidR="00303C94" w:rsidP="008762DB" w:rsidRDefault="00303C94" w14:paraId="6CDE5FBF" w14:textId="6BA6BFCF">
            <w:pPr>
              <w:spacing w:before="100" w:after="100" w:line="276" w:lineRule="auto"/>
              <w:rPr>
                <w:rFonts w:cstheme="minorHAnsi"/>
              </w:rPr>
            </w:pPr>
            <w:r w:rsidRPr="008762DB">
              <w:rPr>
                <w:rFonts w:cstheme="minorHAnsi"/>
              </w:rPr>
              <w:t>Vastint Hospitality BV</w:t>
            </w:r>
          </w:p>
        </w:tc>
        <w:tc>
          <w:tcPr>
            <w:tcW w:w="2269" w:type="dxa"/>
            <w:tcMar/>
          </w:tcPr>
          <w:p w:rsidRPr="008762DB" w:rsidR="00303C94" w:rsidP="008762DB" w:rsidRDefault="00303C94" w14:paraId="2A0C1A33" w14:textId="337DE17B">
            <w:pPr>
              <w:spacing w:before="100" w:after="100" w:line="276" w:lineRule="auto"/>
              <w:rPr>
                <w:rFonts w:cstheme="minorHAnsi"/>
                <w:color w:val="262626"/>
              </w:rPr>
            </w:pPr>
            <w:r w:rsidRPr="008762DB">
              <w:rPr>
                <w:rFonts w:cstheme="minorHAnsi"/>
                <w:color w:val="262626"/>
              </w:rPr>
              <w:t>Lucas Noronha</w:t>
            </w:r>
          </w:p>
        </w:tc>
        <w:tc>
          <w:tcPr>
            <w:tcW w:w="4252" w:type="dxa"/>
            <w:tcMar/>
          </w:tcPr>
          <w:p w:rsidRPr="008762DB" w:rsidR="00303C94" w:rsidP="008762DB" w:rsidRDefault="00303C94" w14:paraId="2D55E6A1" w14:textId="7F3FF077">
            <w:pPr>
              <w:spacing w:before="100" w:after="100" w:line="276" w:lineRule="auto"/>
              <w:rPr>
                <w:rFonts w:cstheme="minorHAnsi"/>
                <w:lang w:eastAsia="en-GB"/>
              </w:rPr>
            </w:pPr>
            <w:hyperlink w:history="1" r:id="rId27">
              <w:r w:rsidRPr="008762DB">
                <w:rPr>
                  <w:rStyle w:val="Hyperlink"/>
                  <w:rFonts w:cstheme="minorHAnsi"/>
                </w:rPr>
                <w:t>lucas.noronha@vastint.eu</w:t>
              </w:r>
            </w:hyperlink>
          </w:p>
        </w:tc>
      </w:tr>
      <w:tr w:rsidRPr="008762DB" w:rsidR="00303C94" w:rsidTr="01249568" w14:paraId="32EAAE6E" w14:textId="77777777">
        <w:tc>
          <w:tcPr>
            <w:tcW w:w="2835" w:type="dxa"/>
            <w:tcMar/>
          </w:tcPr>
          <w:p w:rsidRPr="008762DB" w:rsidR="00303C94" w:rsidP="008762DB" w:rsidRDefault="00303C94" w14:paraId="3EF9947A" w14:textId="1537CEFC">
            <w:pPr>
              <w:spacing w:before="100" w:after="100" w:line="276" w:lineRule="auto"/>
              <w:rPr>
                <w:rFonts w:cstheme="minorHAnsi"/>
              </w:rPr>
            </w:pPr>
            <w:r w:rsidRPr="00383C5B">
              <w:rPr>
                <w:rFonts w:cstheme="minorHAnsi"/>
                <w:lang w:val="nl-NL"/>
              </w:rPr>
              <w:t>Vastint Holding BV</w:t>
            </w:r>
          </w:p>
        </w:tc>
        <w:tc>
          <w:tcPr>
            <w:tcW w:w="2269" w:type="dxa"/>
            <w:tcMar/>
          </w:tcPr>
          <w:p w:rsidRPr="008762DB" w:rsidR="00303C94" w:rsidP="008762DB" w:rsidRDefault="00303C94" w14:paraId="07C1F0E1" w14:textId="79DF67CB">
            <w:pPr>
              <w:spacing w:before="100" w:after="100" w:line="276" w:lineRule="auto"/>
              <w:rPr>
                <w:rFonts w:cstheme="minorHAnsi"/>
                <w:color w:val="262626"/>
              </w:rPr>
            </w:pPr>
            <w:r w:rsidRPr="008762DB">
              <w:rPr>
                <w:rFonts w:cstheme="minorHAnsi"/>
                <w:color w:val="262626"/>
              </w:rPr>
              <w:t>Lucas Noronha</w:t>
            </w:r>
          </w:p>
        </w:tc>
        <w:tc>
          <w:tcPr>
            <w:tcW w:w="4252" w:type="dxa"/>
            <w:tcMar/>
          </w:tcPr>
          <w:p w:rsidRPr="008762DB" w:rsidR="00303C94" w:rsidP="008762DB" w:rsidRDefault="00303C94" w14:paraId="36429213" w14:textId="0A9DDFCB">
            <w:pPr>
              <w:spacing w:before="100" w:after="100" w:line="276" w:lineRule="auto"/>
              <w:rPr>
                <w:rFonts w:cstheme="minorHAnsi"/>
              </w:rPr>
            </w:pPr>
            <w:hyperlink w:history="1" r:id="rId28">
              <w:r w:rsidRPr="008762DB">
                <w:rPr>
                  <w:rStyle w:val="Hyperlink"/>
                  <w:rFonts w:cstheme="minorHAnsi"/>
                </w:rPr>
                <w:t>lucas.noronha@vastint.eu</w:t>
              </w:r>
            </w:hyperlink>
          </w:p>
        </w:tc>
      </w:tr>
      <w:tr w:rsidRPr="008762DB" w:rsidR="00303C94" w:rsidTr="01249568" w14:paraId="49D53055" w14:textId="77777777">
        <w:trPr>
          <w:trHeight w:val="300"/>
        </w:trPr>
        <w:tc>
          <w:tcPr>
            <w:tcW w:w="2835" w:type="dxa"/>
            <w:tcMar/>
          </w:tcPr>
          <w:p w:rsidRPr="008762DB" w:rsidR="00303C94" w:rsidP="008762DB" w:rsidRDefault="00303C94" w14:paraId="5F5C893B" w14:textId="2EE1690D">
            <w:pPr>
              <w:spacing w:before="100" w:after="100" w:line="276" w:lineRule="auto"/>
              <w:rPr>
                <w:rFonts w:cstheme="minorHAnsi"/>
              </w:rPr>
            </w:pPr>
            <w:r w:rsidRPr="008762DB">
              <w:rPr>
                <w:rFonts w:cstheme="minorHAnsi"/>
              </w:rPr>
              <w:t>Vastint Development</w:t>
            </w:r>
          </w:p>
        </w:tc>
        <w:tc>
          <w:tcPr>
            <w:tcW w:w="2269" w:type="dxa"/>
            <w:tcMar/>
          </w:tcPr>
          <w:p w:rsidRPr="008762DB" w:rsidR="00303C94" w:rsidP="008762DB" w:rsidRDefault="00303C94" w14:paraId="7C097A17" w14:textId="7C726740">
            <w:pPr>
              <w:spacing w:before="100" w:after="100" w:line="276" w:lineRule="auto"/>
              <w:rPr>
                <w:rFonts w:cstheme="minorHAnsi"/>
                <w:color w:val="262626"/>
              </w:rPr>
            </w:pPr>
            <w:r w:rsidRPr="008762DB">
              <w:rPr>
                <w:rFonts w:cstheme="minorHAnsi"/>
                <w:color w:val="262626"/>
              </w:rPr>
              <w:t>Lucas Noronha</w:t>
            </w:r>
          </w:p>
        </w:tc>
        <w:tc>
          <w:tcPr>
            <w:tcW w:w="4252" w:type="dxa"/>
            <w:tcMar/>
          </w:tcPr>
          <w:p w:rsidRPr="008762DB" w:rsidR="00303C94" w:rsidP="008762DB" w:rsidRDefault="00303C94" w14:paraId="129DC682" w14:textId="4BF00A65">
            <w:pPr>
              <w:spacing w:before="100" w:after="100" w:line="276" w:lineRule="auto"/>
              <w:rPr>
                <w:rFonts w:cstheme="minorHAnsi"/>
              </w:rPr>
            </w:pPr>
            <w:hyperlink w:history="1" r:id="rId29">
              <w:r w:rsidRPr="008762DB">
                <w:rPr>
                  <w:rStyle w:val="Hyperlink"/>
                  <w:rFonts w:cstheme="minorHAnsi"/>
                </w:rPr>
                <w:t>lucas.noronha@vastint.eu</w:t>
              </w:r>
            </w:hyperlink>
          </w:p>
        </w:tc>
      </w:tr>
      <w:tr w:rsidRPr="008762DB" w:rsidR="00303C94" w:rsidTr="01249568" w14:paraId="3635D7BE" w14:textId="77777777">
        <w:tc>
          <w:tcPr>
            <w:tcW w:w="2835" w:type="dxa"/>
            <w:tcMar/>
          </w:tcPr>
          <w:p w:rsidRPr="008762DB" w:rsidR="00303C94" w:rsidP="008762DB" w:rsidRDefault="00303C94" w14:paraId="3DA2197A" w14:textId="6A6CC4A2">
            <w:pPr>
              <w:spacing w:before="100" w:after="100" w:line="276" w:lineRule="auto"/>
              <w:rPr>
                <w:rFonts w:cstheme="minorHAnsi"/>
              </w:rPr>
            </w:pPr>
            <w:r w:rsidRPr="008762DB">
              <w:rPr>
                <w:rFonts w:cstheme="minorHAnsi"/>
              </w:rPr>
              <w:t xml:space="preserve">Vastint Germany </w:t>
            </w:r>
            <w:proofErr w:type="spellStart"/>
            <w:r w:rsidRPr="00E20C05">
              <w:rPr>
                <w:rFonts w:cstheme="minorHAnsi"/>
              </w:rPr>
              <w:t>Gmbh</w:t>
            </w:r>
            <w:proofErr w:type="spellEnd"/>
            <w:r w:rsidRPr="008762DB">
              <w:rPr>
                <w:rFonts w:cstheme="minorHAnsi"/>
              </w:rPr>
              <w:t xml:space="preserve"> / Vastint Germany Services</w:t>
            </w:r>
            <w:r w:rsidRPr="008762DB" w:rsidR="004635DF">
              <w:rPr>
                <w:rFonts w:cstheme="minorHAnsi"/>
                <w:b/>
                <w:bCs/>
                <w:highlight w:val="yellow"/>
              </w:rPr>
              <w:t>**</w:t>
            </w:r>
          </w:p>
        </w:tc>
        <w:tc>
          <w:tcPr>
            <w:tcW w:w="2269" w:type="dxa"/>
            <w:tcMar/>
          </w:tcPr>
          <w:p w:rsidRPr="008762DB" w:rsidR="00303C94" w:rsidP="008762DB" w:rsidRDefault="002E36DF" w14:paraId="0EB83C2F" w14:textId="7C78BD6A">
            <w:pPr>
              <w:spacing w:before="100" w:after="100" w:line="276" w:lineRule="auto"/>
              <w:rPr>
                <w:rFonts w:cstheme="minorHAnsi"/>
                <w:color w:val="262626"/>
              </w:rPr>
            </w:pPr>
            <w:r w:rsidRPr="008762DB">
              <w:rPr>
                <w:rFonts w:cstheme="minorHAnsi"/>
                <w:color w:val="262626"/>
              </w:rPr>
              <w:t>Shu Loon Teh</w:t>
            </w:r>
          </w:p>
        </w:tc>
        <w:tc>
          <w:tcPr>
            <w:tcW w:w="4252" w:type="dxa"/>
            <w:tcMar/>
          </w:tcPr>
          <w:p w:rsidRPr="008762DB" w:rsidR="00303C94" w:rsidP="008762DB" w:rsidRDefault="002E36DF" w14:paraId="57BD7934" w14:textId="78AFB779">
            <w:pPr>
              <w:spacing w:before="100" w:after="100" w:line="276" w:lineRule="auto"/>
              <w:rPr>
                <w:rFonts w:cstheme="minorHAnsi"/>
              </w:rPr>
            </w:pPr>
            <w:hyperlink w:history="1" r:id="rId30">
              <w:r w:rsidRPr="008762DB">
                <w:rPr>
                  <w:rStyle w:val="Hyperlink"/>
                  <w:rFonts w:cstheme="minorHAnsi"/>
                </w:rPr>
                <w:t>shuloon.teh@vastint.eu</w:t>
              </w:r>
            </w:hyperlink>
          </w:p>
          <w:p w:rsidRPr="008762DB" w:rsidR="002E36DF" w:rsidP="008762DB" w:rsidRDefault="002E36DF" w14:paraId="4CE988E7" w14:textId="4CA6683D">
            <w:pPr>
              <w:spacing w:before="100" w:after="100" w:line="276" w:lineRule="auto"/>
              <w:rPr>
                <w:rFonts w:cstheme="minorHAnsi"/>
              </w:rPr>
            </w:pPr>
          </w:p>
        </w:tc>
      </w:tr>
      <w:tr w:rsidRPr="008762DB" w:rsidR="00303C94" w:rsidTr="01249568" w14:paraId="6364D037" w14:textId="26130F10">
        <w:tc>
          <w:tcPr>
            <w:tcW w:w="2835" w:type="dxa"/>
            <w:tcMar/>
          </w:tcPr>
          <w:p w:rsidRPr="008762DB" w:rsidR="00303C94" w:rsidP="008762DB" w:rsidRDefault="00303C94" w14:paraId="62C72E89" w14:textId="288082EE">
            <w:pPr>
              <w:spacing w:before="100" w:after="100" w:line="276" w:lineRule="auto"/>
              <w:rPr>
                <w:rFonts w:cstheme="minorHAnsi"/>
              </w:rPr>
            </w:pPr>
            <w:r w:rsidRPr="008762DB">
              <w:rPr>
                <w:rFonts w:cstheme="minorHAnsi"/>
              </w:rPr>
              <w:t>Vastint Latvia</w:t>
            </w:r>
          </w:p>
        </w:tc>
        <w:tc>
          <w:tcPr>
            <w:tcW w:w="2269" w:type="dxa"/>
            <w:tcMar/>
          </w:tcPr>
          <w:p w:rsidRPr="008762DB" w:rsidR="00303C94" w:rsidP="008762DB" w:rsidRDefault="00303C94" w14:paraId="0E51373B" w14:textId="13A4D270">
            <w:pPr>
              <w:autoSpaceDE w:val="0"/>
              <w:autoSpaceDN w:val="0"/>
              <w:spacing w:before="100" w:after="100" w:line="276" w:lineRule="auto"/>
              <w:rPr>
                <w:rFonts w:cstheme="minorHAnsi"/>
                <w:color w:val="262626"/>
                <w:lang w:val="lt-LT"/>
              </w:rPr>
            </w:pPr>
            <w:r w:rsidRPr="008762DB">
              <w:rPr>
                <w:rFonts w:cstheme="minorHAnsi"/>
              </w:rPr>
              <w:t>Romans Astahovs</w:t>
            </w:r>
          </w:p>
        </w:tc>
        <w:tc>
          <w:tcPr>
            <w:tcW w:w="4252" w:type="dxa"/>
            <w:tcMar/>
          </w:tcPr>
          <w:p w:rsidRPr="008762DB" w:rsidR="00303C94" w:rsidP="008762DB" w:rsidRDefault="00303C94" w14:paraId="5CC096C4" w14:textId="0E0D042B">
            <w:pPr>
              <w:spacing w:before="100" w:after="100" w:line="276" w:lineRule="auto"/>
              <w:rPr>
                <w:rFonts w:cstheme="minorHAnsi"/>
              </w:rPr>
            </w:pPr>
            <w:hyperlink w:history="1" r:id="rId31">
              <w:r w:rsidRPr="008762DB">
                <w:rPr>
                  <w:rStyle w:val="Hyperlink"/>
                  <w:rFonts w:cstheme="minorHAnsi"/>
                </w:rPr>
                <w:t>romans.astahovs@vastint.eu</w:t>
              </w:r>
            </w:hyperlink>
          </w:p>
        </w:tc>
      </w:tr>
      <w:tr w:rsidRPr="008762DB" w:rsidR="00303C94" w:rsidTr="01249568" w14:paraId="1D7EB275" w14:textId="5830C393">
        <w:tc>
          <w:tcPr>
            <w:tcW w:w="2835" w:type="dxa"/>
            <w:tcMar/>
          </w:tcPr>
          <w:p w:rsidRPr="008762DB" w:rsidR="00303C94" w:rsidP="008762DB" w:rsidRDefault="00303C94" w14:paraId="04D27AE9" w14:textId="04C06E10">
            <w:pPr>
              <w:spacing w:before="100" w:after="100" w:line="276" w:lineRule="auto"/>
              <w:rPr>
                <w:rFonts w:cstheme="minorHAnsi"/>
              </w:rPr>
            </w:pPr>
            <w:r w:rsidRPr="008762DB">
              <w:rPr>
                <w:rFonts w:cstheme="minorHAnsi"/>
              </w:rPr>
              <w:lastRenderedPageBreak/>
              <w:t>Vastint Lithuania UAB</w:t>
            </w:r>
          </w:p>
        </w:tc>
        <w:tc>
          <w:tcPr>
            <w:tcW w:w="2269" w:type="dxa"/>
            <w:tcMar/>
          </w:tcPr>
          <w:p w:rsidRPr="008762DB" w:rsidR="00303C94" w:rsidP="008762DB" w:rsidRDefault="00303C94" w14:paraId="19C1DE24" w14:textId="3985BB1D">
            <w:pPr>
              <w:autoSpaceDE w:val="0"/>
              <w:autoSpaceDN w:val="0"/>
              <w:spacing w:before="100" w:after="100" w:line="276" w:lineRule="auto"/>
              <w:rPr>
                <w:rFonts w:cstheme="minorHAnsi"/>
                <w:color w:val="262626"/>
              </w:rPr>
            </w:pPr>
            <w:r w:rsidRPr="008762DB">
              <w:rPr>
                <w:rFonts w:cstheme="minorHAnsi"/>
                <w:color w:val="262626"/>
                <w:lang w:val="lt-LT"/>
              </w:rPr>
              <w:t>Adomas Gervė</w:t>
            </w:r>
          </w:p>
        </w:tc>
        <w:tc>
          <w:tcPr>
            <w:tcW w:w="4252" w:type="dxa"/>
            <w:tcMar/>
          </w:tcPr>
          <w:p w:rsidRPr="008762DB" w:rsidR="00303C94" w:rsidP="008762DB" w:rsidRDefault="00303C94" w14:paraId="3D73C5F9" w14:textId="3529BE5F">
            <w:pPr>
              <w:spacing w:before="100" w:after="100" w:line="276" w:lineRule="auto"/>
              <w:rPr>
                <w:rFonts w:cstheme="minorHAnsi"/>
              </w:rPr>
            </w:pPr>
            <w:hyperlink w:history="1" r:id="rId32">
              <w:r w:rsidRPr="008762DB">
                <w:rPr>
                  <w:rStyle w:val="Hyperlink"/>
                  <w:rFonts w:cstheme="minorHAnsi"/>
                </w:rPr>
                <w:t>adomas.gerve@vastint.eu</w:t>
              </w:r>
            </w:hyperlink>
          </w:p>
        </w:tc>
      </w:tr>
      <w:tr w:rsidRPr="008762DB" w:rsidR="00303C94" w:rsidTr="01249568" w14:paraId="1C07B270" w14:textId="62D4ACC0">
        <w:tc>
          <w:tcPr>
            <w:tcW w:w="2835" w:type="dxa"/>
            <w:tcMar/>
          </w:tcPr>
          <w:p w:rsidRPr="008762DB" w:rsidR="00303C94" w:rsidP="008762DB" w:rsidRDefault="00303C94" w14:paraId="29C4D0D2" w14:textId="005AE40B">
            <w:pPr>
              <w:spacing w:before="100" w:after="100" w:line="276" w:lineRule="auto"/>
              <w:rPr>
                <w:rFonts w:cstheme="minorHAnsi"/>
                <w:lang w:val="fr-BE"/>
              </w:rPr>
            </w:pPr>
            <w:proofErr w:type="spellStart"/>
            <w:r w:rsidRPr="008762DB">
              <w:rPr>
                <w:rFonts w:cstheme="minorHAnsi"/>
                <w:lang w:val="fr-BE"/>
              </w:rPr>
              <w:t>Vatint</w:t>
            </w:r>
            <w:proofErr w:type="spellEnd"/>
            <w:r w:rsidRPr="008762DB">
              <w:rPr>
                <w:rFonts w:cstheme="minorHAnsi"/>
                <w:lang w:val="fr-BE"/>
              </w:rPr>
              <w:t xml:space="preserve"> </w:t>
            </w:r>
            <w:proofErr w:type="spellStart"/>
            <w:r w:rsidRPr="008762DB">
              <w:rPr>
                <w:rFonts w:cstheme="minorHAnsi"/>
                <w:lang w:val="fr-BE"/>
              </w:rPr>
              <w:t>Netherlands</w:t>
            </w:r>
            <w:proofErr w:type="spellEnd"/>
          </w:p>
        </w:tc>
        <w:tc>
          <w:tcPr>
            <w:tcW w:w="2269" w:type="dxa"/>
            <w:tcMar/>
          </w:tcPr>
          <w:p w:rsidRPr="008762DB" w:rsidR="00303C94" w:rsidP="008762DB" w:rsidRDefault="00303C94" w14:paraId="7E8BE486" w14:textId="549830A5">
            <w:pPr>
              <w:spacing w:before="100" w:after="100" w:line="276" w:lineRule="auto"/>
              <w:rPr>
                <w:rFonts w:cstheme="minorHAnsi"/>
                <w:color w:val="262626"/>
              </w:rPr>
            </w:pPr>
            <w:r w:rsidRPr="008762DB">
              <w:rPr>
                <w:rFonts w:cstheme="minorHAnsi"/>
              </w:rPr>
              <w:t>Sita Huizinga</w:t>
            </w:r>
          </w:p>
        </w:tc>
        <w:tc>
          <w:tcPr>
            <w:tcW w:w="4252" w:type="dxa"/>
            <w:tcMar/>
          </w:tcPr>
          <w:p w:rsidRPr="008762DB" w:rsidR="00303C94" w:rsidP="008762DB" w:rsidRDefault="00303C94" w14:paraId="57CAD985" w14:textId="5C0A5001">
            <w:pPr>
              <w:spacing w:before="100" w:after="100" w:line="276" w:lineRule="auto"/>
              <w:rPr>
                <w:rFonts w:cstheme="minorHAnsi"/>
                <w:color w:val="262626"/>
                <w:lang w:val="es-ES_tradnl"/>
              </w:rPr>
            </w:pPr>
            <w:hyperlink w:history="1" r:id="rId33">
              <w:r w:rsidRPr="008762DB">
                <w:rPr>
                  <w:rStyle w:val="Hyperlink"/>
                  <w:rFonts w:cstheme="minorHAnsi"/>
                </w:rPr>
                <w:t>sita.huizinga@vastint.eu</w:t>
              </w:r>
            </w:hyperlink>
          </w:p>
        </w:tc>
      </w:tr>
      <w:tr w:rsidRPr="008762DB" w:rsidR="00303C94" w:rsidTr="01249568" w14:paraId="1505E6AF" w14:textId="181DD2A8">
        <w:tc>
          <w:tcPr>
            <w:tcW w:w="2835" w:type="dxa"/>
            <w:tcMar/>
          </w:tcPr>
          <w:p w:rsidRPr="008762DB" w:rsidR="00303C94" w:rsidP="008762DB" w:rsidRDefault="00303C94" w14:paraId="05834857" w14:textId="7F55C43D">
            <w:pPr>
              <w:spacing w:before="100" w:after="100" w:line="276" w:lineRule="auto"/>
              <w:rPr>
                <w:rFonts w:cstheme="minorHAnsi"/>
                <w:lang w:val="nl-NL"/>
              </w:rPr>
            </w:pPr>
            <w:r w:rsidRPr="008762DB">
              <w:rPr>
                <w:rFonts w:cstheme="minorHAnsi"/>
                <w:lang w:val="nl-NL"/>
              </w:rPr>
              <w:t xml:space="preserve">Vastint Poland </w:t>
            </w:r>
            <w:proofErr w:type="spellStart"/>
            <w:r w:rsidRPr="008762DB">
              <w:rPr>
                <w:rFonts w:cstheme="minorHAnsi"/>
                <w:lang w:val="nl-NL"/>
              </w:rPr>
              <w:t>Sp</w:t>
            </w:r>
            <w:proofErr w:type="spellEnd"/>
            <w:r w:rsidRPr="008762DB">
              <w:rPr>
                <w:rFonts w:cstheme="minorHAnsi"/>
                <w:lang w:val="nl-NL"/>
              </w:rPr>
              <w:t xml:space="preserve">. </w:t>
            </w:r>
            <w:proofErr w:type="spellStart"/>
            <w:r w:rsidRPr="008762DB">
              <w:rPr>
                <w:rFonts w:cstheme="minorHAnsi"/>
                <w:lang w:val="nl-NL"/>
              </w:rPr>
              <w:t>z</w:t>
            </w:r>
            <w:proofErr w:type="spellEnd"/>
            <w:r w:rsidRPr="008762DB">
              <w:rPr>
                <w:rFonts w:cstheme="minorHAnsi"/>
                <w:lang w:val="nl-NL"/>
              </w:rPr>
              <w:t xml:space="preserve"> o. o.</w:t>
            </w:r>
          </w:p>
        </w:tc>
        <w:tc>
          <w:tcPr>
            <w:tcW w:w="2269" w:type="dxa"/>
            <w:tcMar/>
          </w:tcPr>
          <w:p w:rsidRPr="008762DB" w:rsidR="00303C94" w:rsidP="008762DB" w:rsidRDefault="00303C94" w14:paraId="187AEDC7" w14:textId="3BDBB4C7">
            <w:pPr>
              <w:spacing w:before="100" w:after="100" w:line="276" w:lineRule="auto"/>
              <w:rPr>
                <w:rFonts w:cstheme="minorHAnsi"/>
              </w:rPr>
            </w:pPr>
            <w:r w:rsidRPr="008762DB">
              <w:rPr>
                <w:rFonts w:cstheme="minorHAnsi"/>
                <w:color w:val="262626"/>
              </w:rPr>
              <w:t>Agnieszka Mikosik</w:t>
            </w:r>
          </w:p>
        </w:tc>
        <w:tc>
          <w:tcPr>
            <w:tcW w:w="4252" w:type="dxa"/>
            <w:tcMar/>
          </w:tcPr>
          <w:p w:rsidRPr="008762DB" w:rsidR="00303C94" w:rsidP="008762DB" w:rsidRDefault="00303C94" w14:paraId="3F00994D" w14:textId="1D791862">
            <w:pPr>
              <w:spacing w:before="100" w:after="100" w:line="276" w:lineRule="auto"/>
              <w:rPr>
                <w:rFonts w:cstheme="minorHAnsi"/>
              </w:rPr>
            </w:pPr>
            <w:hyperlink w:history="1" r:id="rId34">
              <w:r w:rsidRPr="008762DB">
                <w:rPr>
                  <w:rStyle w:val="Hyperlink"/>
                  <w:rFonts w:cstheme="minorHAnsi"/>
                  <w:lang w:val="es-ES_tradnl"/>
                </w:rPr>
                <w:t>agnieszka.mikosik@vastint.eu</w:t>
              </w:r>
            </w:hyperlink>
          </w:p>
        </w:tc>
      </w:tr>
      <w:tr w:rsidRPr="008762DB" w:rsidR="00303C94" w:rsidTr="01249568" w14:paraId="3B275830" w14:textId="3C3CC4DE">
        <w:tc>
          <w:tcPr>
            <w:tcW w:w="2835" w:type="dxa"/>
            <w:tcMar/>
          </w:tcPr>
          <w:p w:rsidRPr="008762DB" w:rsidR="00303C94" w:rsidP="008762DB" w:rsidRDefault="00303C94" w14:paraId="0811712F" w14:textId="2715F73B">
            <w:pPr>
              <w:spacing w:before="100" w:after="100" w:line="276" w:lineRule="auto"/>
              <w:rPr>
                <w:rFonts w:cstheme="minorHAnsi"/>
              </w:rPr>
            </w:pPr>
            <w:r w:rsidRPr="008762DB">
              <w:rPr>
                <w:rFonts w:cstheme="minorHAnsi"/>
              </w:rPr>
              <w:t>Vastint Romania SRL</w:t>
            </w:r>
          </w:p>
        </w:tc>
        <w:tc>
          <w:tcPr>
            <w:tcW w:w="2269" w:type="dxa"/>
            <w:tcMar/>
          </w:tcPr>
          <w:p w:rsidRPr="008762DB" w:rsidR="00303C94" w:rsidP="008762DB" w:rsidRDefault="00303C94" w14:paraId="202FC449" w14:textId="0354738E">
            <w:pPr>
              <w:spacing w:before="100" w:after="100" w:line="276" w:lineRule="auto"/>
              <w:rPr>
                <w:rFonts w:cstheme="minorHAnsi"/>
                <w:color w:val="262626"/>
              </w:rPr>
            </w:pPr>
            <w:r w:rsidRPr="008762DB">
              <w:rPr>
                <w:rFonts w:cstheme="minorHAnsi"/>
                <w:lang w:val="it-IT"/>
              </w:rPr>
              <w:t>Simona Fux</w:t>
            </w:r>
          </w:p>
        </w:tc>
        <w:tc>
          <w:tcPr>
            <w:tcW w:w="4252" w:type="dxa"/>
            <w:tcMar/>
          </w:tcPr>
          <w:p w:rsidRPr="008762DB" w:rsidR="00303C94" w:rsidP="008762DB" w:rsidRDefault="00303C94" w14:paraId="6389DE70" w14:textId="28E41D92">
            <w:pPr>
              <w:spacing w:before="100" w:after="100" w:line="276" w:lineRule="auto"/>
              <w:rPr>
                <w:rFonts w:cstheme="minorHAnsi"/>
                <w:color w:val="262626"/>
                <w:lang w:val="es-ES_tradnl"/>
              </w:rPr>
            </w:pPr>
            <w:hyperlink w:history="1" r:id="rId35">
              <w:r w:rsidRPr="008762DB">
                <w:rPr>
                  <w:rStyle w:val="Hyperlink"/>
                  <w:rFonts w:cstheme="minorHAnsi"/>
                  <w:lang w:val="it-IT"/>
                </w:rPr>
                <w:t>simona.fux@vastint.eu</w:t>
              </w:r>
            </w:hyperlink>
          </w:p>
        </w:tc>
      </w:tr>
      <w:tr w:rsidRPr="008762DB" w:rsidR="00303C94" w:rsidTr="01249568" w14:paraId="6F448936" w14:textId="382E720A">
        <w:tc>
          <w:tcPr>
            <w:tcW w:w="2835" w:type="dxa"/>
            <w:tcMar/>
          </w:tcPr>
          <w:p w:rsidRPr="008762DB" w:rsidR="00303C94" w:rsidP="008762DB" w:rsidRDefault="00303C94" w14:paraId="1E6F7489" w14:textId="762591B2">
            <w:pPr>
              <w:spacing w:before="100" w:after="100" w:line="276" w:lineRule="auto"/>
              <w:rPr>
                <w:rFonts w:cstheme="minorHAnsi"/>
              </w:rPr>
            </w:pPr>
            <w:r w:rsidRPr="008762DB">
              <w:rPr>
                <w:rFonts w:cstheme="minorHAnsi"/>
              </w:rPr>
              <w:t>Vastint UK BV</w:t>
            </w:r>
          </w:p>
        </w:tc>
        <w:tc>
          <w:tcPr>
            <w:tcW w:w="2269" w:type="dxa"/>
            <w:tcMar/>
          </w:tcPr>
          <w:p w:rsidRPr="008762DB" w:rsidR="00303C94" w:rsidP="008762DB" w:rsidRDefault="00303C94" w14:paraId="34D65EA6" w14:textId="3444D447">
            <w:pPr>
              <w:spacing w:before="100" w:after="100" w:line="276" w:lineRule="auto"/>
              <w:rPr>
                <w:rFonts w:cstheme="minorHAnsi"/>
              </w:rPr>
            </w:pPr>
            <w:r w:rsidRPr="008762DB">
              <w:rPr>
                <w:rFonts w:cstheme="minorHAnsi"/>
                <w:color w:val="262626"/>
              </w:rPr>
              <w:t>Rosemary Shurlock</w:t>
            </w:r>
          </w:p>
        </w:tc>
        <w:tc>
          <w:tcPr>
            <w:tcW w:w="4252" w:type="dxa"/>
            <w:tcMar/>
          </w:tcPr>
          <w:p w:rsidRPr="008762DB" w:rsidR="00303C94" w:rsidP="008762DB" w:rsidRDefault="00303C94" w14:paraId="1EF9C698" w14:textId="49A92139">
            <w:pPr>
              <w:spacing w:before="100" w:after="100" w:line="276" w:lineRule="auto"/>
              <w:rPr>
                <w:rFonts w:cstheme="minorHAnsi"/>
              </w:rPr>
            </w:pPr>
            <w:hyperlink w:history="1" r:id="rId36">
              <w:r w:rsidRPr="008762DB">
                <w:rPr>
                  <w:rStyle w:val="Hyperlink"/>
                  <w:rFonts w:cstheme="minorHAnsi"/>
                </w:rPr>
                <w:t>rosemary.shurlock@vastint.eu</w:t>
              </w:r>
            </w:hyperlink>
          </w:p>
        </w:tc>
      </w:tr>
      <w:tr w:rsidRPr="008762DB" w:rsidR="00303C94" w:rsidTr="01249568" w14:paraId="1F2B856C" w14:textId="77777777">
        <w:tc>
          <w:tcPr>
            <w:tcW w:w="2835" w:type="dxa"/>
            <w:tcMar/>
          </w:tcPr>
          <w:p w:rsidRPr="008762DB" w:rsidR="00303C94" w:rsidP="008762DB" w:rsidRDefault="00303C94" w14:paraId="15AE05BB" w14:textId="5D6EB1F1">
            <w:pPr>
              <w:spacing w:before="100" w:after="100" w:line="276" w:lineRule="auto"/>
              <w:rPr>
                <w:rFonts w:cstheme="minorHAnsi"/>
              </w:rPr>
            </w:pPr>
            <w:r w:rsidRPr="008762DB">
              <w:rPr>
                <w:rFonts w:cstheme="minorHAnsi"/>
              </w:rPr>
              <w:t>Vastint Italy</w:t>
            </w:r>
          </w:p>
        </w:tc>
        <w:tc>
          <w:tcPr>
            <w:tcW w:w="2269" w:type="dxa"/>
            <w:tcMar/>
          </w:tcPr>
          <w:p w:rsidRPr="008762DB" w:rsidR="00303C94" w:rsidP="008762DB" w:rsidRDefault="00BE0536" w14:paraId="501E8996" w14:textId="3E57217B">
            <w:pPr>
              <w:spacing w:before="100" w:after="100" w:line="276" w:lineRule="auto"/>
              <w:rPr>
                <w:rFonts w:cstheme="minorHAnsi"/>
                <w:color w:val="262626"/>
              </w:rPr>
            </w:pPr>
            <w:r w:rsidRPr="008762DB">
              <w:rPr>
                <w:rFonts w:cstheme="minorHAnsi"/>
                <w:color w:val="262626"/>
              </w:rPr>
              <w:t>Stefano Carli</w:t>
            </w:r>
          </w:p>
        </w:tc>
        <w:tc>
          <w:tcPr>
            <w:tcW w:w="4252" w:type="dxa"/>
            <w:tcMar/>
          </w:tcPr>
          <w:p w:rsidRPr="008762DB" w:rsidR="00303C94" w:rsidP="008762DB" w:rsidRDefault="004635DF" w14:paraId="3E91113D" w14:textId="786C5554">
            <w:pPr>
              <w:spacing w:before="100" w:after="100" w:line="276" w:lineRule="auto"/>
              <w:rPr>
                <w:rFonts w:cstheme="minorHAnsi"/>
              </w:rPr>
            </w:pPr>
            <w:hyperlink w:tgtFrame="_blank" w:history="1" r:id="rId37">
              <w:r w:rsidRPr="008762DB">
                <w:rPr>
                  <w:rStyle w:val="Hyperlink"/>
                  <w:rFonts w:cstheme="minorHAnsi"/>
                </w:rPr>
                <w:t>stefano.carli@vastint.eu</w:t>
              </w:r>
            </w:hyperlink>
          </w:p>
        </w:tc>
      </w:tr>
      <w:tr w:rsidRPr="008762DB" w:rsidR="001A307B" w:rsidTr="01249568" w14:paraId="025D96AE" w14:textId="77777777">
        <w:tc>
          <w:tcPr>
            <w:tcW w:w="2835" w:type="dxa"/>
            <w:tcMar/>
          </w:tcPr>
          <w:p w:rsidRPr="008762DB" w:rsidR="001A307B" w:rsidP="008762DB" w:rsidRDefault="001A307B" w14:paraId="5B9E67E0" w14:textId="709C4903">
            <w:pPr>
              <w:spacing w:before="100" w:after="100" w:line="276" w:lineRule="auto"/>
              <w:rPr>
                <w:rFonts w:cstheme="minorHAnsi"/>
              </w:rPr>
            </w:pPr>
            <w:r w:rsidRPr="008762DB">
              <w:rPr>
                <w:rFonts w:cstheme="minorHAnsi"/>
              </w:rPr>
              <w:t xml:space="preserve">Vastint Factory </w:t>
            </w:r>
            <w:proofErr w:type="spellStart"/>
            <w:r w:rsidRPr="008762DB">
              <w:rPr>
                <w:rFonts w:cstheme="minorHAnsi"/>
              </w:rPr>
              <w:t>Srl</w:t>
            </w:r>
            <w:proofErr w:type="spellEnd"/>
            <w:r w:rsidRPr="008762DB">
              <w:rPr>
                <w:rFonts w:cstheme="minorHAnsi"/>
                <w:b/>
                <w:bCs/>
                <w:highlight w:val="yellow"/>
              </w:rPr>
              <w:t>***</w:t>
            </w:r>
          </w:p>
        </w:tc>
        <w:tc>
          <w:tcPr>
            <w:tcW w:w="2269" w:type="dxa"/>
            <w:tcMar/>
          </w:tcPr>
          <w:p w:rsidRPr="008762DB" w:rsidR="001A307B" w:rsidP="008762DB" w:rsidRDefault="00EC4AA2" w14:paraId="6703E6EC" w14:textId="498CEFAC">
            <w:pPr>
              <w:spacing w:before="100" w:after="100" w:line="276" w:lineRule="auto"/>
              <w:rPr>
                <w:rFonts w:cstheme="minorHAnsi"/>
                <w:color w:val="262626"/>
              </w:rPr>
            </w:pPr>
            <w:r>
              <w:rPr>
                <w:rFonts w:cstheme="minorHAnsi"/>
                <w:color w:val="262626"/>
              </w:rPr>
              <w:t>Lucas Noronh</w:t>
            </w:r>
            <w:r w:rsidR="007259C6">
              <w:rPr>
                <w:rFonts w:cstheme="minorHAnsi"/>
                <w:color w:val="262626"/>
              </w:rPr>
              <w:t>a</w:t>
            </w:r>
          </w:p>
        </w:tc>
        <w:tc>
          <w:tcPr>
            <w:tcW w:w="4252" w:type="dxa"/>
            <w:tcMar/>
          </w:tcPr>
          <w:p w:rsidRPr="008762DB" w:rsidR="001A307B" w:rsidP="008762DB" w:rsidRDefault="007259C6" w14:paraId="1BBED0D1" w14:textId="4E896504">
            <w:pPr>
              <w:spacing w:before="100" w:after="100" w:line="276" w:lineRule="auto"/>
              <w:rPr>
                <w:rFonts w:cstheme="minorHAnsi"/>
              </w:rPr>
            </w:pPr>
            <w:hyperlink w:history="1" r:id="rId38">
              <w:r w:rsidRPr="008762DB">
                <w:rPr>
                  <w:rStyle w:val="Hyperlink"/>
                  <w:rFonts w:cstheme="minorHAnsi"/>
                </w:rPr>
                <w:t>lucas.noronha@vastint.eu</w:t>
              </w:r>
            </w:hyperlink>
          </w:p>
        </w:tc>
      </w:tr>
    </w:tbl>
    <w:p w:rsidR="00797934" w:rsidP="00CE7C4C" w:rsidRDefault="00797934" w14:paraId="7040E2AA" w14:textId="77777777">
      <w:pPr>
        <w:pBdr>
          <w:bottom w:val="single" w:color="auto" w:sz="12" w:space="1"/>
        </w:pBdr>
      </w:pPr>
    </w:p>
    <w:p w:rsidRPr="00E20C05" w:rsidR="00E20C05" w:rsidP="00E20C05" w:rsidRDefault="00E20C05" w14:paraId="754BFCBF" w14:textId="77777777">
      <w:pPr>
        <w:rPr>
          <w:lang w:val="nl-NL"/>
        </w:rPr>
      </w:pPr>
      <w:proofErr w:type="spellStart"/>
      <w:r w:rsidRPr="00E20C05">
        <w:rPr>
          <w:b/>
          <w:bCs/>
          <w:lang w:val="nl-NL"/>
        </w:rPr>
        <w:t>Notes</w:t>
      </w:r>
      <w:proofErr w:type="spellEnd"/>
      <w:r w:rsidRPr="00E20C05">
        <w:rPr>
          <w:b/>
          <w:bCs/>
          <w:lang w:val="nl-NL"/>
        </w:rPr>
        <w:t xml:space="preserve"> &amp; </w:t>
      </w:r>
      <w:proofErr w:type="spellStart"/>
      <w:r w:rsidRPr="00E20C05">
        <w:rPr>
          <w:b/>
          <w:bCs/>
          <w:lang w:val="nl-NL"/>
        </w:rPr>
        <w:t>Clarifications</w:t>
      </w:r>
      <w:proofErr w:type="spellEnd"/>
      <w:r w:rsidRPr="00E20C05">
        <w:rPr>
          <w:b/>
          <w:bCs/>
          <w:lang w:val="nl-NL"/>
        </w:rPr>
        <w:t>:</w:t>
      </w:r>
    </w:p>
    <w:p w:rsidR="00383C5B" w:rsidP="00383C5B" w:rsidRDefault="00C9169D" w14:paraId="01A87B9C" w14:textId="3817A469">
      <w:pPr>
        <w:numPr>
          <w:ilvl w:val="0"/>
          <w:numId w:val="2"/>
        </w:numPr>
      </w:pPr>
      <w:r w:rsidRPr="00C9169D">
        <w:rPr>
          <w:b/>
          <w:bCs/>
          <w:highlight w:val="yellow"/>
        </w:rPr>
        <w:t>*</w:t>
      </w:r>
      <w:r w:rsidRPr="00C9169D">
        <w:rPr>
          <w:b/>
          <w:bCs/>
        </w:rPr>
        <w:t xml:space="preserve"> </w:t>
      </w:r>
      <w:r w:rsidRPr="00383C5B" w:rsidR="00383C5B">
        <w:rPr>
          <w:b/>
          <w:bCs/>
        </w:rPr>
        <w:t>Hotel Co 51:</w:t>
      </w:r>
      <w:r w:rsidRPr="00383C5B" w:rsidR="00383C5B">
        <w:t> The DPO of Hotel Co 51 B.V has acted as the Champion for Hotel Co 51 BV and its subsidiaries, supported by the hotel captains.  As of 1 Jan 2026, the privacy officer Lucas Noronha </w:t>
      </w:r>
      <w:hyperlink w:tgtFrame="_blank" w:history="1" r:id="rId39">
        <w:r w:rsidRPr="00383C5B" w:rsidR="00383C5B">
          <w:rPr>
            <w:rStyle w:val="Hyperlink"/>
          </w:rPr>
          <w:t>lucas.noronha@vastint.eu</w:t>
        </w:r>
      </w:hyperlink>
      <w:r w:rsidRPr="00383C5B" w:rsidR="00383C5B">
        <w:t> will act as the privacy champion of these entities, supported by the hotel captains. During 2026 we plan to appoint hotel captains as the privacy champions for the respective hotels or legal entities (depending on the set-up in the country).  For clarity, the DPO will remain, but the privacy officer/privacy champion will deal with the operational privacy matters. </w:t>
      </w:r>
    </w:p>
    <w:p w:rsidR="00C9169D" w:rsidP="00383C5B" w:rsidRDefault="00C9169D" w14:paraId="34D369F4" w14:textId="5D933280">
      <w:pPr>
        <w:numPr>
          <w:ilvl w:val="0"/>
          <w:numId w:val="2"/>
        </w:numPr>
      </w:pPr>
      <w:r w:rsidRPr="00C9169D">
        <w:rPr>
          <w:highlight w:val="yellow"/>
        </w:rPr>
        <w:t>**</w:t>
      </w:r>
      <w:r w:rsidRPr="00E20C05">
        <w:t xml:space="preserve">Vastint Germany Services </w:t>
      </w:r>
      <w:proofErr w:type="spellStart"/>
      <w:r w:rsidRPr="00E20C05">
        <w:t>Gmbh</w:t>
      </w:r>
      <w:proofErr w:type="spellEnd"/>
      <w:r w:rsidRPr="00E20C05">
        <w:t xml:space="preserve"> will be merged with Vastint Germany </w:t>
      </w:r>
      <w:proofErr w:type="spellStart"/>
      <w:r w:rsidRPr="00E20C05">
        <w:t>Gmbh</w:t>
      </w:r>
      <w:proofErr w:type="spellEnd"/>
      <w:r w:rsidR="00F869B6">
        <w:t xml:space="preserve"> during 2026.</w:t>
      </w:r>
    </w:p>
    <w:p w:rsidRPr="00383C5B" w:rsidR="001A307B" w:rsidP="00383C5B" w:rsidRDefault="001A307B" w14:paraId="2D4059B1" w14:textId="6273E89B">
      <w:pPr>
        <w:numPr>
          <w:ilvl w:val="0"/>
          <w:numId w:val="2"/>
        </w:numPr>
      </w:pPr>
      <w:r w:rsidRPr="00C9169D">
        <w:rPr>
          <w:b/>
          <w:bCs/>
          <w:highlight w:val="yellow"/>
        </w:rPr>
        <w:t>***</w:t>
      </w:r>
      <w:r w:rsidRPr="008762DB" w:rsidR="008762DB">
        <w:rPr>
          <w:b/>
          <w:bCs/>
          <w:highlight w:val="yellow"/>
        </w:rPr>
        <w:t xml:space="preserve"> </w:t>
      </w:r>
      <w:r w:rsidRPr="008762DB" w:rsidR="008762DB">
        <w:t xml:space="preserve">Vastint Factory </w:t>
      </w:r>
      <w:proofErr w:type="spellStart"/>
      <w:r w:rsidRPr="008762DB" w:rsidR="008762DB">
        <w:t>Srl</w:t>
      </w:r>
      <w:proofErr w:type="spellEnd"/>
      <w:r w:rsidRPr="008762DB" w:rsidR="008762DB">
        <w:t xml:space="preserve">: This entity is based in Italy and is owned directly by Vastint Holding BV. </w:t>
      </w:r>
      <w:r w:rsidR="003D0FE7">
        <w:t xml:space="preserve">It showed out that this entity has had no </w:t>
      </w:r>
      <w:r w:rsidRPr="008762DB" w:rsidR="008762DB">
        <w:t>Privacy Champion</w:t>
      </w:r>
      <w:r w:rsidR="003D0FE7">
        <w:t xml:space="preserve">. </w:t>
      </w:r>
      <w:r w:rsidR="00EC4AA2">
        <w:t>We need to investigate the situation further</w:t>
      </w:r>
      <w:r w:rsidR="007259C6">
        <w:t xml:space="preserve">. Current </w:t>
      </w:r>
      <w:r w:rsidR="00F73D22">
        <w:t xml:space="preserve">privacy </w:t>
      </w:r>
      <w:r w:rsidR="007259C6">
        <w:t>champion is a temporary solution.</w:t>
      </w:r>
    </w:p>
    <w:p w:rsidRPr="00383C5B" w:rsidR="00383C5B" w:rsidP="00383C5B" w:rsidRDefault="00383C5B" w14:paraId="379AC7DE" w14:textId="77777777">
      <w:r w:rsidRPr="00383C5B">
        <w:t> </w:t>
      </w:r>
    </w:p>
    <w:p w:rsidR="00383C5B" w:rsidP="00CE7C4C" w:rsidRDefault="00383C5B" w14:paraId="05F2FC3E" w14:textId="77777777"/>
    <w:sectPr w:rsidR="00383C5B" w:rsidSect="00CE7C4C">
      <w:headerReference w:type="even" r:id="rId40"/>
      <w:headerReference w:type="default" r:id="rId41"/>
      <w:headerReference w:type="first" r:id="rId42"/>
      <w:pgSz w:w="12240" w:h="15840" w:orient="portrait"/>
      <w:pgMar w:top="1440" w:right="1440" w:bottom="1440" w:left="1276"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nitials="EM" w:author="Evgenia Matveeva" w:date="2025-09-12T17:29:00Z" w:id="0">
    <w:p w:rsidR="00210ACD" w:rsidP="00210ACD" w:rsidRDefault="002009F5" w14:paraId="108D86F1" w14:textId="77777777">
      <w:pPr>
        <w:pStyle w:val="CommentText"/>
      </w:pPr>
      <w:r>
        <w:rPr>
          <w:rStyle w:val="CommentReference"/>
        </w:rPr>
        <w:annotationRef/>
      </w:r>
      <w:r>
        <w:rPr>
          <w:lang w:val="en-GB"/>
        </w:rPr>
        <w:t>Also Germany?</w:t>
      </w:r>
    </w:p>
  </w:comment>
  <w:comment w:initials="EM" w:author="Evgenia Matveeva" w:date="2025-09-12T10:29:00Z" w:id="1">
    <w:p w:rsidR="00FC2369" w:rsidRDefault="00FC2369" w14:paraId="2ECE1C77" w14:textId="18AE99CD">
      <w:pPr>
        <w:pStyle w:val="CommentText"/>
      </w:pPr>
      <w:r>
        <w:rPr>
          <w:rStyle w:val="CommentReference"/>
        </w:rPr>
        <w:annotationRef/>
      </w:r>
      <w:r w:rsidRPr="2D77A87B">
        <w:t>Also Germany?</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08D86F1" w15:done="1"/>
  <w15:commentEx w15:paraId="2ECE1C77"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8B5E6A9" w16cex:dateUtc="2025-09-12T15:29:00Z"/>
  <w16cex:commentExtensible w16cex:durableId="24CA6E3B" w16cex:dateUtc="2025-09-12T15:2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08D86F1" w16cid:durableId="78B5E6A9"/>
  <w16cid:commentId w16cid:paraId="2ECE1C77" w16cid:durableId="24CA6E3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9749FC" w:rsidRDefault="009749FC" w14:paraId="2451267B" w14:textId="77777777">
      <w:pPr>
        <w:spacing w:after="0" w:line="240" w:lineRule="auto"/>
      </w:pPr>
      <w:r>
        <w:separator/>
      </w:r>
    </w:p>
  </w:endnote>
  <w:endnote w:type="continuationSeparator" w:id="0">
    <w:p w:rsidR="009749FC" w:rsidRDefault="009749FC" w14:paraId="5C8C170C"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9749FC" w:rsidRDefault="009749FC" w14:paraId="01292ABC" w14:textId="77777777">
      <w:pPr>
        <w:spacing w:after="0" w:line="240" w:lineRule="auto"/>
      </w:pPr>
      <w:r>
        <w:separator/>
      </w:r>
    </w:p>
  </w:footnote>
  <w:footnote w:type="continuationSeparator" w:id="0">
    <w:p w:rsidR="009749FC" w:rsidRDefault="009749FC" w14:paraId="2CE1C112"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8651DE" w:rsidRDefault="002009F5" w14:paraId="2AC2C57D" w14:textId="77777777">
    <w:r>
      <w:rPr>
        <w:rFonts w:ascii="Calibri" w:hAnsi="Calibri" w:eastAsia="Calibri" w:cs="Calibri"/>
        <w:color w:val="000000"/>
        <w:sz w:val="20"/>
      </w:rPr>
      <w:t>CONFIDENTIAL</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8651DE" w:rsidRDefault="002009F5" w14:paraId="7EA3BB93" w14:textId="77777777">
    <w:r>
      <w:rPr>
        <w:rFonts w:ascii="Calibri" w:hAnsi="Calibri" w:eastAsia="Calibri" w:cs="Calibri"/>
        <w:color w:val="000000"/>
        <w:sz w:val="20"/>
      </w:rPr>
      <w:t>CONFIDENTIAL</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8651DE" w:rsidRDefault="002009F5" w14:paraId="7DAFB39F" w14:textId="77777777">
    <w:r>
      <w:rPr>
        <w:rFonts w:ascii="Calibri" w:hAnsi="Calibri" w:eastAsia="Calibri" w:cs="Calibri"/>
        <w:color w:val="000000"/>
        <w:sz w:val="20"/>
      </w:rPr>
      <w:t>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D47508F"/>
    <w:multiLevelType w:val="multilevel"/>
    <w:tmpl w:val="96B8882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7FCD3B98"/>
    <w:multiLevelType w:val="multilevel"/>
    <w:tmpl w:val="10B8A91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16cid:durableId="1926110298">
    <w:abstractNumId w:val="0"/>
  </w:num>
  <w:num w:numId="2" w16cid:durableId="2067678110">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Evgenia Matveeva">
    <w15:presenceInfo w15:providerId="AD" w15:userId="S::Evgenia.Matveeva@interogoholding.com::9a0c1148-8ba4-447f-964b-50ee26c6e89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dirty"/>
  <w:trackRevisions w:val="true"/>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7934"/>
    <w:rsid w:val="00007435"/>
    <w:rsid w:val="00010866"/>
    <w:rsid w:val="00031BC8"/>
    <w:rsid w:val="0003743B"/>
    <w:rsid w:val="00047526"/>
    <w:rsid w:val="00076823"/>
    <w:rsid w:val="000A1139"/>
    <w:rsid w:val="000E21F9"/>
    <w:rsid w:val="00115C16"/>
    <w:rsid w:val="001256DB"/>
    <w:rsid w:val="00156AEE"/>
    <w:rsid w:val="001A307B"/>
    <w:rsid w:val="001B2C76"/>
    <w:rsid w:val="001B4A9E"/>
    <w:rsid w:val="001E2CC7"/>
    <w:rsid w:val="001F295B"/>
    <w:rsid w:val="0020082A"/>
    <w:rsid w:val="002009F5"/>
    <w:rsid w:val="00210ACD"/>
    <w:rsid w:val="00263E31"/>
    <w:rsid w:val="00292648"/>
    <w:rsid w:val="002C0DC6"/>
    <w:rsid w:val="002D7768"/>
    <w:rsid w:val="002E36DF"/>
    <w:rsid w:val="0030176D"/>
    <w:rsid w:val="00303C94"/>
    <w:rsid w:val="00383C5B"/>
    <w:rsid w:val="003D0FE7"/>
    <w:rsid w:val="00415125"/>
    <w:rsid w:val="004635DF"/>
    <w:rsid w:val="00473124"/>
    <w:rsid w:val="00545E83"/>
    <w:rsid w:val="005B704D"/>
    <w:rsid w:val="005D3CEA"/>
    <w:rsid w:val="00620887"/>
    <w:rsid w:val="0063717A"/>
    <w:rsid w:val="00681AD1"/>
    <w:rsid w:val="006827D9"/>
    <w:rsid w:val="006F457A"/>
    <w:rsid w:val="007104BD"/>
    <w:rsid w:val="007259C6"/>
    <w:rsid w:val="00744BB3"/>
    <w:rsid w:val="00797934"/>
    <w:rsid w:val="007C5F81"/>
    <w:rsid w:val="007C66EA"/>
    <w:rsid w:val="007D7A69"/>
    <w:rsid w:val="0080127E"/>
    <w:rsid w:val="00801286"/>
    <w:rsid w:val="008651DE"/>
    <w:rsid w:val="008719DF"/>
    <w:rsid w:val="008762DB"/>
    <w:rsid w:val="00882F87"/>
    <w:rsid w:val="008E34B4"/>
    <w:rsid w:val="009103F6"/>
    <w:rsid w:val="009749FC"/>
    <w:rsid w:val="009F1140"/>
    <w:rsid w:val="009F41AA"/>
    <w:rsid w:val="00A43675"/>
    <w:rsid w:val="00A4672A"/>
    <w:rsid w:val="00A92C27"/>
    <w:rsid w:val="00AF4376"/>
    <w:rsid w:val="00B23B69"/>
    <w:rsid w:val="00B6162C"/>
    <w:rsid w:val="00B7360F"/>
    <w:rsid w:val="00BC3ACA"/>
    <w:rsid w:val="00BE0536"/>
    <w:rsid w:val="00C03903"/>
    <w:rsid w:val="00C27F1B"/>
    <w:rsid w:val="00C64997"/>
    <w:rsid w:val="00C728F9"/>
    <w:rsid w:val="00C9169D"/>
    <w:rsid w:val="00C9578D"/>
    <w:rsid w:val="00CE7C4C"/>
    <w:rsid w:val="00CF1A98"/>
    <w:rsid w:val="00CF3FC0"/>
    <w:rsid w:val="00D26342"/>
    <w:rsid w:val="00D72EAB"/>
    <w:rsid w:val="00DE4B61"/>
    <w:rsid w:val="00E20C05"/>
    <w:rsid w:val="00E40128"/>
    <w:rsid w:val="00E54243"/>
    <w:rsid w:val="00EC4AA2"/>
    <w:rsid w:val="00F42F7C"/>
    <w:rsid w:val="00F73D22"/>
    <w:rsid w:val="00F869B6"/>
    <w:rsid w:val="00F94C42"/>
    <w:rsid w:val="00FC2369"/>
    <w:rsid w:val="01249568"/>
    <w:rsid w:val="105C054D"/>
    <w:rsid w:val="179DA995"/>
    <w:rsid w:val="19B23096"/>
    <w:rsid w:val="1C6E8811"/>
    <w:rsid w:val="284B37E5"/>
    <w:rsid w:val="4752133F"/>
    <w:rsid w:val="69922C29"/>
    <w:rsid w:val="6D722FD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9905C4"/>
  <w15:chartTrackingRefBased/>
  <w15:docId w15:val="{4CFF72AA-8830-4AEC-88A3-00F1B679DD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nhideWhenUsed="1"/>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table" w:styleId="TableGrid">
    <w:name w:val="Table Grid"/>
    <w:basedOn w:val="TableNormal"/>
    <w:uiPriority w:val="39"/>
    <w:rsid w:val="00797934"/>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Hyperlink">
    <w:name w:val="Hyperlink"/>
    <w:basedOn w:val="DefaultParagraphFont"/>
    <w:uiPriority w:val="99"/>
    <w:unhideWhenUsed/>
    <w:rsid w:val="00797934"/>
    <w:rPr>
      <w:color w:val="0000FF"/>
      <w:u w:val="single"/>
    </w:rPr>
  </w:style>
  <w:style w:type="character" w:styleId="UnresolvedMention1" w:customStyle="1">
    <w:name w:val="Unresolved Mention1"/>
    <w:basedOn w:val="DefaultParagraphFont"/>
    <w:uiPriority w:val="99"/>
    <w:semiHidden/>
    <w:unhideWhenUsed/>
    <w:rsid w:val="00620887"/>
    <w:rPr>
      <w:color w:val="605E5C"/>
      <w:shd w:val="clear" w:color="auto" w:fill="E1DFDD"/>
    </w:rPr>
  </w:style>
  <w:style w:type="character" w:styleId="CommentReference">
    <w:name w:val="annotation reference"/>
    <w:basedOn w:val="DefaultParagraphFont"/>
    <w:uiPriority w:val="99"/>
    <w:semiHidden/>
    <w:unhideWhenUsed/>
    <w:rsid w:val="00210ACD"/>
    <w:rPr>
      <w:sz w:val="16"/>
      <w:szCs w:val="16"/>
    </w:rPr>
  </w:style>
  <w:style w:type="paragraph" w:styleId="CommentText">
    <w:name w:val="annotation text"/>
    <w:basedOn w:val="Normal"/>
    <w:link w:val="CommentTextChar"/>
    <w:uiPriority w:val="99"/>
    <w:unhideWhenUsed/>
    <w:rsid w:val="00210ACD"/>
    <w:pPr>
      <w:spacing w:line="240" w:lineRule="auto"/>
    </w:pPr>
    <w:rPr>
      <w:sz w:val="20"/>
      <w:szCs w:val="20"/>
    </w:rPr>
  </w:style>
  <w:style w:type="character" w:styleId="CommentTextChar" w:customStyle="1">
    <w:name w:val="Comment Text Char"/>
    <w:basedOn w:val="DefaultParagraphFont"/>
    <w:link w:val="CommentText"/>
    <w:uiPriority w:val="99"/>
    <w:rsid w:val="00210ACD"/>
    <w:rPr>
      <w:sz w:val="20"/>
      <w:szCs w:val="20"/>
    </w:rPr>
  </w:style>
  <w:style w:type="paragraph" w:styleId="CommentSubject">
    <w:name w:val="annotation subject"/>
    <w:basedOn w:val="CommentText"/>
    <w:next w:val="CommentText"/>
    <w:link w:val="CommentSubjectChar"/>
    <w:uiPriority w:val="99"/>
    <w:semiHidden/>
    <w:unhideWhenUsed/>
    <w:rsid w:val="00210ACD"/>
    <w:rPr>
      <w:b/>
      <w:bCs/>
    </w:rPr>
  </w:style>
  <w:style w:type="character" w:styleId="CommentSubjectChar" w:customStyle="1">
    <w:name w:val="Comment Subject Char"/>
    <w:basedOn w:val="CommentTextChar"/>
    <w:link w:val="CommentSubject"/>
    <w:uiPriority w:val="99"/>
    <w:semiHidden/>
    <w:rsid w:val="00210ACD"/>
    <w:rPr>
      <w:b/>
      <w:bCs/>
      <w:sz w:val="20"/>
      <w:szCs w:val="20"/>
    </w:rPr>
  </w:style>
  <w:style w:type="paragraph" w:styleId="Header">
    <w:name w:val="header"/>
    <w:basedOn w:val="Normal"/>
    <w:link w:val="HeaderChar"/>
    <w:uiPriority w:val="99"/>
    <w:semiHidden/>
    <w:unhideWhenUsed/>
    <w:rsid w:val="00545E83"/>
    <w:pPr>
      <w:tabs>
        <w:tab w:val="center" w:pos="4513"/>
        <w:tab w:val="right" w:pos="9026"/>
      </w:tabs>
      <w:spacing w:after="0" w:line="240" w:lineRule="auto"/>
    </w:pPr>
  </w:style>
  <w:style w:type="character" w:styleId="HeaderChar" w:customStyle="1">
    <w:name w:val="Header Char"/>
    <w:basedOn w:val="DefaultParagraphFont"/>
    <w:link w:val="Header"/>
    <w:uiPriority w:val="99"/>
    <w:semiHidden/>
    <w:rsid w:val="00545E83"/>
  </w:style>
  <w:style w:type="paragraph" w:styleId="Footer">
    <w:name w:val="footer"/>
    <w:basedOn w:val="Normal"/>
    <w:link w:val="FooterChar"/>
    <w:uiPriority w:val="99"/>
    <w:semiHidden/>
    <w:unhideWhenUsed/>
    <w:rsid w:val="00545E83"/>
    <w:pPr>
      <w:tabs>
        <w:tab w:val="center" w:pos="4513"/>
        <w:tab w:val="right" w:pos="9026"/>
      </w:tabs>
      <w:spacing w:after="0" w:line="240" w:lineRule="auto"/>
    </w:pPr>
  </w:style>
  <w:style w:type="character" w:styleId="FooterChar" w:customStyle="1">
    <w:name w:val="Footer Char"/>
    <w:basedOn w:val="DefaultParagraphFont"/>
    <w:link w:val="Footer"/>
    <w:uiPriority w:val="99"/>
    <w:semiHidden/>
    <w:rsid w:val="00545E83"/>
  </w:style>
  <w:style w:type="paragraph" w:styleId="Revision">
    <w:name w:val="Revision"/>
    <w:hidden/>
    <w:uiPriority w:val="99"/>
    <w:semiHidden/>
    <w:rsid w:val="00B6162C"/>
    <w:pPr>
      <w:spacing w:after="0" w:line="240" w:lineRule="auto"/>
    </w:pPr>
  </w:style>
  <w:style w:type="character" w:styleId="Strong">
    <w:name w:val="Strong"/>
    <w:basedOn w:val="DefaultParagraphFont"/>
    <w:uiPriority w:val="22"/>
    <w:qFormat/>
    <w:rsid w:val="00A92C27"/>
    <w:rPr>
      <w:b/>
      <w:bCs/>
    </w:rPr>
  </w:style>
  <w:style w:type="character" w:styleId="UnresolvedMention">
    <w:name w:val="Unresolved Mention"/>
    <w:basedOn w:val="DefaultParagraphFont"/>
    <w:uiPriority w:val="99"/>
    <w:rsid w:val="00383C5B"/>
    <w:rPr>
      <w:color w:val="605E5C"/>
      <w:shd w:val="clear" w:color="auto" w:fill="E1DFDD"/>
    </w:rPr>
  </w:style>
  <w:style w:type="character" w:styleId="cf01" w:customStyle="1">
    <w:name w:val="cf01"/>
    <w:basedOn w:val="DefaultParagraphFont"/>
    <w:rsid w:val="00383C5B"/>
    <w:rPr>
      <w:rFonts w:hint="default"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hyperlink" Target="mailto:petra.sjogren@nalka.com" TargetMode="External" Id="rId13" /><Relationship Type="http://schemas.openxmlformats.org/officeDocument/2006/relationships/hyperlink" Target="mailto:petra.sjogren@nalka.com" TargetMode="External" Id="rId18" /><Relationship Type="http://schemas.openxmlformats.org/officeDocument/2006/relationships/hyperlink" Target="mailto:gwendal.lemetour@vastint.eu" TargetMode="External" Id="rId26" /><Relationship Type="http://schemas.openxmlformats.org/officeDocument/2006/relationships/hyperlink" Target="mailto:lucas.noronha@vastint.eu" TargetMode="External" Id="rId39" /><Relationship Type="http://schemas.microsoft.com/office/2016/09/relationships/commentsIds" Target="commentsIds.xml" Id="rId21" /><Relationship Type="http://schemas.openxmlformats.org/officeDocument/2006/relationships/hyperlink" Target="mailto:agnieszka.mikosik@vastint.eu" TargetMode="External" Id="rId34" /><Relationship Type="http://schemas.openxmlformats.org/officeDocument/2006/relationships/header" Target="header3.xml" Id="rId42" /><Relationship Type="http://schemas.openxmlformats.org/officeDocument/2006/relationships/webSettings" Target="webSettings.xml" Id="rId7" /><Relationship Type="http://schemas.openxmlformats.org/officeDocument/2006/relationships/customXml" Target="../customXml/item2.xml" Id="rId2" /><Relationship Type="http://schemas.openxmlformats.org/officeDocument/2006/relationships/hyperlink" Target="mailto:evgenia.matveeva@interogoholding.com" TargetMode="External" Id="rId16" /><Relationship Type="http://schemas.openxmlformats.org/officeDocument/2006/relationships/hyperlink" Target="mailto:lucas.noronha@vastint.eu" TargetMode="External" Id="rId29"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hyperlink" Target="mailto:alexandra.tanase@ifm-sa.eu" TargetMode="External" Id="rId11" /><Relationship Type="http://schemas.openxmlformats.org/officeDocument/2006/relationships/hyperlink" Target="mailto:adomas.gerve@vastint.eu" TargetMode="External" Id="rId32" /><Relationship Type="http://schemas.openxmlformats.org/officeDocument/2006/relationships/hyperlink" Target="mailto:stefano.carli@vastint.eu" TargetMode="External" Id="rId37" /><Relationship Type="http://schemas.openxmlformats.org/officeDocument/2006/relationships/header" Target="header1.xml" Id="rId40" /><Relationship Type="http://schemas.openxmlformats.org/officeDocument/2006/relationships/theme" Target="theme/theme1.xml" Id="rId45" /><Relationship Type="http://schemas.openxmlformats.org/officeDocument/2006/relationships/styles" Target="styles.xml" Id="rId5" /><Relationship Type="http://schemas.openxmlformats.org/officeDocument/2006/relationships/hyperlink" Target="mailto:Patrick.Vanlanduyt@interogoholding.com" TargetMode="External" Id="rId15" /><Relationship Type="http://schemas.openxmlformats.org/officeDocument/2006/relationships/hyperlink" Target="mailto:petra.sjogren@nalka.com" TargetMode="External" Id="rId23" /><Relationship Type="http://schemas.openxmlformats.org/officeDocument/2006/relationships/hyperlink" Target="mailto:lucas.noronha@vastint.eu" TargetMode="External" Id="rId28" /><Relationship Type="http://schemas.openxmlformats.org/officeDocument/2006/relationships/hyperlink" Target="mailto:rosemary.shurlock@vastint.eu" TargetMode="External" Id="rId36" /><Relationship Type="http://schemas.openxmlformats.org/officeDocument/2006/relationships/hyperlink" Target="mailto:evgenia.matveeva@interogoholding.com" TargetMode="External" Id="rId10" /><Relationship Type="http://schemas.openxmlformats.org/officeDocument/2006/relationships/comments" Target="comments.xml" Id="rId19" /><Relationship Type="http://schemas.openxmlformats.org/officeDocument/2006/relationships/hyperlink" Target="mailto:romans.astahovs@vastint.eu" TargetMode="External" Id="rId31" /><Relationship Type="http://schemas.microsoft.com/office/2011/relationships/people" Target="people.xml" Id="rId44"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hyperlink" Target="mailto:fabienne.wees@interogoholding.com" TargetMode="External" Id="rId14" /><Relationship Type="http://schemas.microsoft.com/office/2018/08/relationships/commentsExtensible" Target="commentsExtensible.xml" Id="rId22" /><Relationship Type="http://schemas.openxmlformats.org/officeDocument/2006/relationships/hyperlink" Target="mailto:lucas.noronha@vastint.eu" TargetMode="External" Id="rId27" /><Relationship Type="http://schemas.openxmlformats.org/officeDocument/2006/relationships/hyperlink" Target="mailto:shuloon.teh@vastint.eu" TargetMode="External" Id="rId30" /><Relationship Type="http://schemas.openxmlformats.org/officeDocument/2006/relationships/hyperlink" Target="mailto:simona.fux@vastint.eu" TargetMode="External" Id="rId35" /><Relationship Type="http://schemas.openxmlformats.org/officeDocument/2006/relationships/fontTable" Target="fontTable.xml" Id="rId43" /><Relationship Type="http://schemas.openxmlformats.org/officeDocument/2006/relationships/footnotes" Target="footnotes.xml" Id="rId8" /><Relationship Type="http://schemas.openxmlformats.org/officeDocument/2006/relationships/customXml" Target="../customXml/item3.xml" Id="rId3" /><Relationship Type="http://schemas.openxmlformats.org/officeDocument/2006/relationships/hyperlink" Target="mailto:evgenia.matveeva@interogoholding.com" TargetMode="External" Id="rId12" /><Relationship Type="http://schemas.openxmlformats.org/officeDocument/2006/relationships/hyperlink" Target="mailto:kamal.akmouche@interogoholding.com" TargetMode="External" Id="rId17" /><Relationship Type="http://schemas.openxmlformats.org/officeDocument/2006/relationships/hyperlink" Target="mailto:david.toury@vastint.eu" TargetMode="External" Id="rId25" /><Relationship Type="http://schemas.openxmlformats.org/officeDocument/2006/relationships/hyperlink" Target="mailto:sita.huizinga@vastint.eu" TargetMode="External" Id="rId33" /><Relationship Type="http://schemas.openxmlformats.org/officeDocument/2006/relationships/hyperlink" Target="mailto:lucas.noronha@vastint.eu" TargetMode="External" Id="rId38" /><Relationship Type="http://schemas.microsoft.com/office/2011/relationships/commentsExtended" Target="commentsExtended.xml" Id="rId20" /><Relationship Type="http://schemas.openxmlformats.org/officeDocument/2006/relationships/header" Target="header2.xml" Id="rId41" /><Relationship Type="http://schemas.openxmlformats.org/officeDocument/2006/relationships/hyperlink" Target="mailto:lucas.noronha@vastint.eu" TargetMode="External" Id="Rfdd68e69f2b24889"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ECB6D73FD17B804DAACB6576BAF5AE2E" ma:contentTypeVersion="11" ma:contentTypeDescription="Create a new document." ma:contentTypeScope="" ma:versionID="d7d3091197405ee75857377968c35f52">
  <xsd:schema xmlns:xsd="http://www.w3.org/2001/XMLSchema" xmlns:xs="http://www.w3.org/2001/XMLSchema" xmlns:p="http://schemas.microsoft.com/office/2006/metadata/properties" xmlns:ns2="9e833bbc-c9b9-461a-bddc-8793d61ede17" xmlns:ns3="a68c2ab8-687f-43ad-9525-e738ea74987e" targetNamespace="http://schemas.microsoft.com/office/2006/metadata/properties" ma:root="true" ma:fieldsID="83d140483223854833a53a3006223918" ns2:_="" ns3:_="">
    <xsd:import namespace="9e833bbc-c9b9-461a-bddc-8793d61ede17"/>
    <xsd:import namespace="a68c2ab8-687f-43ad-9525-e738ea74987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Location" minOccurs="0"/>
                <xsd:element ref="ns2:MediaServiceGenerationTime" minOccurs="0"/>
                <xsd:element ref="ns2:MediaServiceEventHashCode"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e833bbc-c9b9-461a-bddc-8793d61ede1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c6693886-82c1-4c72-8b99-520e12ddf882" ma:termSetId="09814cd3-568e-fe90-9814-8d621ff8fb84" ma:anchorId="fba54fb3-c3e1-fe81-a776-ca4b69148c4d" ma:open="true" ma:isKeyword="false">
      <xsd:complexType>
        <xsd:sequence>
          <xsd:element ref="pc:Terms" minOccurs="0" maxOccurs="1"/>
        </xsd:sequence>
      </xsd:complexType>
    </xsd:element>
    <xsd:element name="MediaServiceLocation" ma:index="15" nillable="true" ma:displayName="Location" ma:indexed="true" ma:internalName="MediaServiceLocatio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a68c2ab8-687f-43ad-9525-e738ea74987e"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99d97424-82a0-44e3-b2a8-d41b68bc9d3c}" ma:internalName="TaxCatchAll" ma:showField="CatchAllData" ma:web="a68c2ab8-687f-43ad-9525-e738ea74987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a68c2ab8-687f-43ad-9525-e738ea74987e" xsi:nil="true"/>
    <lcf76f155ced4ddcb4097134ff3c332f xmlns="9e833bbc-c9b9-461a-bddc-8793d61ede17">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4CB93E1A-8D2C-41FF-9765-CE7A7745467F}">
  <ds:schemaRefs>
    <ds:schemaRef ds:uri="http://schemas.microsoft.com/sharepoint/v3/contenttype/forms"/>
  </ds:schemaRefs>
</ds:datastoreItem>
</file>

<file path=customXml/itemProps2.xml><?xml version="1.0" encoding="utf-8"?>
<ds:datastoreItem xmlns:ds="http://schemas.openxmlformats.org/officeDocument/2006/customXml" ds:itemID="{31B5A0C2-ED0E-4F73-ADFC-7C59F10DD1F9}"/>
</file>

<file path=customXml/itemProps3.xml><?xml version="1.0" encoding="utf-8"?>
<ds:datastoreItem xmlns:ds="http://schemas.openxmlformats.org/officeDocument/2006/customXml" ds:itemID="{E9749B7F-B097-47A8-A114-AE09481FE1FD}">
  <ds:schemaRefs>
    <ds:schemaRef ds:uri="04771617-8b41-484f-a68f-c74ae1e93bf6"/>
    <ds:schemaRef ds:uri="http://purl.org/dc/terms/"/>
    <ds:schemaRef ds:uri="59faf195-e170-4d22-ba55-736e84bea21d"/>
    <ds:schemaRef ds:uri="http://purl.org/dc/elements/1.1/"/>
    <ds:schemaRef ds:uri="http://schemas.microsoft.com/office/2006/documentManagement/types"/>
    <ds:schemaRef ds:uri="http://purl.org/dc/dcmitype/"/>
    <ds:schemaRef ds:uri="http://schemas.openxmlformats.org/package/2006/metadata/core-properties"/>
    <ds:schemaRef ds:uri="http://schemas.microsoft.com/office/infopath/2007/PartnerControls"/>
    <ds:schemaRef ds:uri="http://schemas.microsoft.com/office/2006/metadata/properties"/>
    <ds:schemaRef ds:uri="http://www.w3.org/XML/1998/namespace"/>
  </ds:schemaRefs>
</ds:datastoreItem>
</file>

<file path=docMetadata/LabelInfo.xml><?xml version="1.0" encoding="utf-8"?>
<clbl:labelList xmlns:clbl="http://schemas.microsoft.com/office/2020/mipLabelMetadata">
  <clbl:label id="{06576a5d-0c93-4dac-88af-2ca2d1f66666}" enabled="1" method="Privileged" siteId="{f4a3812e-9fe5-438f-8d7c-256148e35a4b}" removed="0"/>
  <clbl:label id="{5b35872d-4b9a-4173-b4d3-85be67601211}" enabled="0" method="" siteId="{5b35872d-4b9a-4173-b4d3-85be67601211}" removed="1"/>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Isabelle Neuens</dc:creator>
  <cp:lastModifiedBy>Lucas Noronha</cp:lastModifiedBy>
  <cp:revision>4</cp:revision>
  <cp:lastPrinted>2022-07-01T13:13:00Z</cp:lastPrinted>
  <dcterms:created xsi:type="dcterms:W3CDTF">2025-12-23T12:13:00Z</dcterms:created>
  <dcterms:modified xsi:type="dcterms:W3CDTF">2026-02-17T12:49:41Z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usiness document status">
    <vt:lpwstr>3;#Draft|53814fb7-4493-48c3-98a6-f8687fdfe5dd</vt:lpwstr>
  </property>
  <property fmtid="{D5CDD505-2E9C-101B-9397-08002B2CF9AE}" pid="3" name="Business_x0020_document_x0020_status">
    <vt:lpwstr>3;#Draft|53814fb7-4493-48c3-98a6-f8687fdfe5dd</vt:lpwstr>
  </property>
  <property fmtid="{D5CDD505-2E9C-101B-9397-08002B2CF9AE}" pid="4" name="Classification">
    <vt:lpwstr>4;#Confidential|414561cb-d585-46d2-8f38-4ce973cbbe87</vt:lpwstr>
  </property>
  <property fmtid="{D5CDD505-2E9C-101B-9397-08002B2CF9AE}" pid="5" name="ContentTypeId">
    <vt:lpwstr>0x010100ECB6D73FD17B804DAACB6576BAF5AE2E</vt:lpwstr>
  </property>
  <property fmtid="{D5CDD505-2E9C-101B-9397-08002B2CF9AE}" pid="6" name="Counterparties">
    <vt:lpwstr/>
  </property>
  <property fmtid="{D5CDD505-2E9C-101B-9397-08002B2CF9AE}" pid="7" name="docLang">
    <vt:lpwstr>en</vt:lpwstr>
  </property>
  <property fmtid="{D5CDD505-2E9C-101B-9397-08002B2CF9AE}" pid="8" name="Document type">
    <vt:lpwstr>1;#Legal documents|9c6736ed-bc12-4643-a31a-55e53d4848a8</vt:lpwstr>
  </property>
  <property fmtid="{D5CDD505-2E9C-101B-9397-08002B2CF9AE}" pid="9" name="Document_x0020_type">
    <vt:lpwstr>1;#Legal documents|9c6736ed-bc12-4643-a31a-55e53d4848a8</vt:lpwstr>
  </property>
  <property fmtid="{D5CDD505-2E9C-101B-9397-08002B2CF9AE}" pid="10" name="Legal entity owner(s)">
    <vt:lpwstr>2;#IHAG - LU|d2b9e941-b03e-4875-af16-03e14aba1f94</vt:lpwstr>
  </property>
  <property fmtid="{D5CDD505-2E9C-101B-9397-08002B2CF9AE}" pid="11" name="Legal_x0020_entity_x0020_owner_x0028_s_x0029_">
    <vt:lpwstr>2;#IHAG - LU|d2b9e941-b03e-4875-af16-03e14aba1f94</vt:lpwstr>
  </property>
  <property fmtid="{D5CDD505-2E9C-101B-9397-08002B2CF9AE}" pid="12" name="LINKTEK-CHUNK-1">
    <vt:lpwstr>010021{"F":2,"I":"830C-8E9C-EDCC-9797"}</vt:lpwstr>
  </property>
  <property fmtid="{D5CDD505-2E9C-101B-9397-08002B2CF9AE}" pid="13" name="MediaServiceImageTags">
    <vt:lpwstr/>
  </property>
  <property fmtid="{D5CDD505-2E9C-101B-9397-08002B2CF9AE}" pid="14" name="_dlc_DocIdItemGuid">
    <vt:lpwstr>d8f30897-cc2f-4cab-b113-5901cfad1f48</vt:lpwstr>
  </property>
</Properties>
</file>