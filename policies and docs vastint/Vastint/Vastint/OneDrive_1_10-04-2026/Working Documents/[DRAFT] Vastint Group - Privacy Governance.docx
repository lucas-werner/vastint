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10F73" w:rsidP="121492C9" w:rsidRDefault="085DDE1D" w14:paraId="1346A957" w14:textId="44117F2F">
      <w:pPr>
        <w:pStyle w:val="Title"/>
        <w:pBdr>
          <w:bottom w:val="single" w:color="4F81BD" w:sz="8" w:space="4"/>
        </w:pBdr>
        <w:spacing w:after="300"/>
        <w:jc w:val="both"/>
        <w:rPr>
          <w:rFonts w:ascii="Calibri" w:hAnsi="Calibri" w:eastAsia="Calibri" w:cs="Calibri"/>
          <w:b/>
          <w:bCs/>
          <w:sz w:val="32"/>
          <w:szCs w:val="32"/>
        </w:rPr>
      </w:pPr>
      <w:r w:rsidRPr="121492C9">
        <w:rPr>
          <w:rFonts w:ascii="Calibri" w:hAnsi="Calibri" w:eastAsia="Calibri" w:cs="Calibri"/>
          <w:b/>
          <w:bCs/>
          <w:sz w:val="32"/>
          <w:szCs w:val="32"/>
        </w:rPr>
        <w:t xml:space="preserve">Vastint Group - Privacy Governance Structure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58"/>
        <w:gridCol w:w="4682"/>
      </w:tblGrid>
      <w:tr w:rsidR="59E9EC8A" w:rsidTr="121492C9" w14:paraId="44509AC3" w14:textId="77777777">
        <w:trPr>
          <w:trHeight w:val="300"/>
        </w:trPr>
        <w:tc>
          <w:tcPr>
            <w:tcW w:w="487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59E9EC8A" w:rsidP="59E9EC8A" w:rsidRDefault="59E9EC8A" w14:paraId="47AC3651" w14:textId="3B1FB65D">
            <w:pPr>
              <w:jc w:val="both"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 w:rsidRPr="59E9EC8A"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Document Approval Date:</w:t>
            </w:r>
          </w:p>
        </w:tc>
        <w:tc>
          <w:tcPr>
            <w:tcW w:w="487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59E9EC8A" w:rsidP="59E9EC8A" w:rsidRDefault="59E9EC8A" w14:paraId="74B7BCF4" w14:textId="3E1DC26A">
            <w:pPr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 w:rsidRPr="59E9EC8A">
              <w:rPr>
                <w:rFonts w:ascii="Calibri" w:hAnsi="Calibri" w:eastAsia="Calibri" w:cs="Calibri"/>
                <w:sz w:val="22"/>
                <w:szCs w:val="22"/>
              </w:rPr>
              <w:t>[DD/MM/YYYY]</w:t>
            </w:r>
          </w:p>
        </w:tc>
      </w:tr>
      <w:tr w:rsidR="59E9EC8A" w:rsidTr="121492C9" w14:paraId="535C14A3" w14:textId="77777777">
        <w:trPr>
          <w:trHeight w:val="300"/>
        </w:trPr>
        <w:tc>
          <w:tcPr>
            <w:tcW w:w="487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59E9EC8A" w:rsidP="59E9EC8A" w:rsidRDefault="59E9EC8A" w14:paraId="3BDCB235" w14:textId="2F630ACD">
            <w:pPr>
              <w:jc w:val="both"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 w:rsidRPr="59E9EC8A"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Created by:</w:t>
            </w:r>
          </w:p>
        </w:tc>
        <w:tc>
          <w:tcPr>
            <w:tcW w:w="487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59E9EC8A" w:rsidP="59E9EC8A" w:rsidRDefault="59E9EC8A" w14:paraId="117184B3" w14:textId="4C0DC386">
            <w:pPr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  <w:tr w:rsidR="59E9EC8A" w:rsidTr="121492C9" w14:paraId="6BB5C718" w14:textId="77777777">
        <w:trPr>
          <w:trHeight w:val="300"/>
        </w:trPr>
        <w:tc>
          <w:tcPr>
            <w:tcW w:w="487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59E9EC8A" w:rsidP="59E9EC8A" w:rsidRDefault="59E9EC8A" w14:paraId="78A015BA" w14:textId="01B71565">
            <w:pPr>
              <w:jc w:val="both"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 w:rsidRPr="59E9EC8A"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Approved by:</w:t>
            </w:r>
          </w:p>
        </w:tc>
        <w:tc>
          <w:tcPr>
            <w:tcW w:w="487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59E9EC8A" w:rsidP="59E9EC8A" w:rsidRDefault="59E9EC8A" w14:paraId="35F978ED" w14:textId="004A5B2E">
            <w:pPr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 w:rsidRPr="59E9EC8A">
              <w:rPr>
                <w:rFonts w:ascii="Calibri" w:hAnsi="Calibri" w:eastAsia="Calibri" w:cs="Calibri"/>
                <w:sz w:val="22"/>
                <w:szCs w:val="22"/>
              </w:rPr>
              <w:t>[Name/Role]</w:t>
            </w:r>
          </w:p>
        </w:tc>
      </w:tr>
      <w:tr w:rsidR="59E9EC8A" w:rsidTr="121492C9" w14:paraId="12257DAB" w14:textId="77777777">
        <w:trPr>
          <w:trHeight w:val="300"/>
        </w:trPr>
        <w:tc>
          <w:tcPr>
            <w:tcW w:w="487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59E9EC8A" w:rsidP="59E9EC8A" w:rsidRDefault="59E9EC8A" w14:paraId="221112D6" w14:textId="1D4CBC39">
            <w:pPr>
              <w:jc w:val="both"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 w:rsidRPr="59E9EC8A"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Revision date:</w:t>
            </w:r>
          </w:p>
        </w:tc>
        <w:tc>
          <w:tcPr>
            <w:tcW w:w="487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59E9EC8A" w:rsidP="59E9EC8A" w:rsidRDefault="59E9EC8A" w14:paraId="700FE90A" w14:textId="2EDB2336">
            <w:pPr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 w:rsidRPr="59E9EC8A">
              <w:rPr>
                <w:rFonts w:ascii="Calibri" w:hAnsi="Calibri" w:eastAsia="Calibri" w:cs="Calibri"/>
                <w:sz w:val="22"/>
                <w:szCs w:val="22"/>
              </w:rPr>
              <w:t>[DD/MM/YYYY]</w:t>
            </w:r>
          </w:p>
        </w:tc>
      </w:tr>
      <w:tr w:rsidR="59E9EC8A" w:rsidTr="121492C9" w14:paraId="40B0A31D" w14:textId="77777777">
        <w:trPr>
          <w:trHeight w:val="300"/>
        </w:trPr>
        <w:tc>
          <w:tcPr>
            <w:tcW w:w="487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59E9EC8A" w:rsidP="59E9EC8A" w:rsidRDefault="59E9EC8A" w14:paraId="5575E182" w14:textId="339A76DD">
            <w:pPr>
              <w:jc w:val="both"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 w:rsidRPr="59E9EC8A"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Revised by:</w:t>
            </w:r>
          </w:p>
        </w:tc>
        <w:tc>
          <w:tcPr>
            <w:tcW w:w="487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59E9EC8A" w:rsidP="59E9EC8A" w:rsidRDefault="59E9EC8A" w14:paraId="148D101F" w14:textId="4734BEFB">
            <w:pPr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 w:rsidRPr="59E9EC8A">
              <w:rPr>
                <w:rFonts w:ascii="Calibri" w:hAnsi="Calibri" w:eastAsia="Calibri" w:cs="Calibri"/>
                <w:sz w:val="22"/>
                <w:szCs w:val="22"/>
              </w:rPr>
              <w:t>[Name]</w:t>
            </w:r>
          </w:p>
        </w:tc>
      </w:tr>
      <w:tr w:rsidR="59E9EC8A" w:rsidTr="121492C9" w14:paraId="7B5E5066" w14:textId="77777777">
        <w:trPr>
          <w:trHeight w:val="300"/>
        </w:trPr>
        <w:tc>
          <w:tcPr>
            <w:tcW w:w="487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59E9EC8A" w:rsidP="59E9EC8A" w:rsidRDefault="59E9EC8A" w14:paraId="6439BD5C" w14:textId="19AE568A">
            <w:pPr>
              <w:jc w:val="both"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 w:rsidRPr="59E9EC8A"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Revision approved by:</w:t>
            </w:r>
          </w:p>
        </w:tc>
        <w:tc>
          <w:tcPr>
            <w:tcW w:w="487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59E9EC8A" w:rsidP="59E9EC8A" w:rsidRDefault="59E9EC8A" w14:paraId="2B5ACCBD" w14:textId="188D0199">
            <w:pPr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 w:rsidRPr="59E9EC8A">
              <w:rPr>
                <w:rFonts w:ascii="Calibri" w:hAnsi="Calibri" w:eastAsia="Calibri" w:cs="Calibri"/>
                <w:sz w:val="22"/>
                <w:szCs w:val="22"/>
              </w:rPr>
              <w:t>[Name/Role]</w:t>
            </w:r>
          </w:p>
        </w:tc>
      </w:tr>
      <w:tr w:rsidR="59E9EC8A" w:rsidTr="121492C9" w14:paraId="1DFAED4F" w14:textId="77777777">
        <w:trPr>
          <w:trHeight w:val="300"/>
        </w:trPr>
        <w:tc>
          <w:tcPr>
            <w:tcW w:w="487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59E9EC8A" w:rsidP="59E9EC8A" w:rsidRDefault="59E9EC8A" w14:paraId="13A09336" w14:textId="3F3254D8">
            <w:pPr>
              <w:jc w:val="both"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 w:rsidRPr="59E9EC8A"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Version:</w:t>
            </w:r>
          </w:p>
        </w:tc>
        <w:tc>
          <w:tcPr>
            <w:tcW w:w="487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59E9EC8A" w:rsidP="59E9EC8A" w:rsidRDefault="59E9EC8A" w14:paraId="1BB0D2FB" w14:textId="3AEC7356">
            <w:pPr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 w:rsidRPr="59E9EC8A">
              <w:rPr>
                <w:rFonts w:ascii="Calibri" w:hAnsi="Calibri" w:eastAsia="Calibri" w:cs="Calibri"/>
                <w:sz w:val="22"/>
                <w:szCs w:val="22"/>
              </w:rPr>
              <w:t>1.0</w:t>
            </w:r>
          </w:p>
        </w:tc>
      </w:tr>
    </w:tbl>
    <w:p w:rsidR="00210F73" w:rsidP="59E9EC8A" w:rsidRDefault="0CE43AE7" w14:paraId="15F8B41E" w14:textId="4AD5AFE3">
      <w:pPr>
        <w:pStyle w:val="Heading1"/>
        <w:spacing w:before="480" w:after="0" w:line="276" w:lineRule="auto"/>
        <w:jc w:val="both"/>
        <w:rPr>
          <w:rFonts w:ascii="Calibri" w:hAnsi="Calibri" w:eastAsia="Calibri" w:cs="Calibri"/>
          <w:b/>
          <w:bCs/>
          <w:color w:val="auto"/>
          <w:sz w:val="28"/>
          <w:szCs w:val="28"/>
        </w:rPr>
      </w:pPr>
      <w:r w:rsidRPr="59E9EC8A">
        <w:rPr>
          <w:rFonts w:ascii="Calibri" w:hAnsi="Calibri" w:eastAsia="Calibri" w:cs="Calibri"/>
          <w:b/>
          <w:bCs/>
          <w:color w:val="auto"/>
          <w:sz w:val="28"/>
          <w:szCs w:val="28"/>
        </w:rPr>
        <w:t>1. Purpose</w:t>
      </w:r>
    </w:p>
    <w:p w:rsidR="00210F73" w:rsidP="59E9EC8A" w:rsidRDefault="085DDE1D" w14:paraId="3D381212" w14:textId="3493860D">
      <w:pPr>
        <w:spacing w:after="200" w:line="276" w:lineRule="auto"/>
        <w:jc w:val="both"/>
        <w:rPr>
          <w:rFonts w:ascii="Calibri" w:hAnsi="Calibri" w:eastAsia="Calibri" w:cs="Calibri"/>
          <w:sz w:val="22"/>
          <w:szCs w:val="22"/>
        </w:rPr>
      </w:pPr>
      <w:r w:rsidRPr="121492C9">
        <w:rPr>
          <w:rFonts w:ascii="Calibri" w:hAnsi="Calibri" w:eastAsia="Calibri" w:cs="Calibri"/>
          <w:sz w:val="22"/>
          <w:szCs w:val="22"/>
        </w:rPr>
        <w:t xml:space="preserve">The purpose of this </w:t>
      </w:r>
      <w:r w:rsidRPr="121492C9" w:rsidR="3A8E23F1">
        <w:rPr>
          <w:rFonts w:ascii="Calibri" w:hAnsi="Calibri" w:eastAsia="Calibri" w:cs="Calibri"/>
          <w:sz w:val="22"/>
          <w:szCs w:val="22"/>
        </w:rPr>
        <w:t>document is</w:t>
      </w:r>
      <w:r w:rsidRPr="121492C9">
        <w:rPr>
          <w:rFonts w:ascii="Calibri" w:hAnsi="Calibri" w:eastAsia="Calibri" w:cs="Calibri"/>
          <w:sz w:val="22"/>
          <w:szCs w:val="22"/>
        </w:rPr>
        <w:t xml:space="preserve"> to define the roles, responsibilities, and authority of the privacy governance structure for Vastint Holding and</w:t>
      </w:r>
      <w:r w:rsidRPr="121492C9" w:rsidR="6C26DBC1">
        <w:rPr>
          <w:rFonts w:ascii="Calibri" w:hAnsi="Calibri" w:eastAsia="Calibri" w:cs="Calibri"/>
          <w:sz w:val="22"/>
          <w:szCs w:val="22"/>
        </w:rPr>
        <w:t xml:space="preserve"> its subsidiaries including Hotel Co 51 (“Group")</w:t>
      </w:r>
      <w:r w:rsidRPr="121492C9">
        <w:rPr>
          <w:rFonts w:ascii="Calibri" w:hAnsi="Calibri" w:eastAsia="Calibri" w:cs="Calibri"/>
          <w:sz w:val="22"/>
          <w:szCs w:val="22"/>
        </w:rPr>
        <w:t>, supporting compliance with applicable data protection laws and regulations, including the GDPR.</w:t>
      </w:r>
    </w:p>
    <w:p w:rsidR="00210F73" w:rsidP="59E9EC8A" w:rsidRDefault="0CE43AE7" w14:paraId="2677CB85" w14:textId="16239965">
      <w:pPr>
        <w:spacing w:after="200" w:line="276" w:lineRule="auto"/>
        <w:jc w:val="both"/>
        <w:rPr>
          <w:rFonts w:ascii="Calibri" w:hAnsi="Calibri" w:eastAsia="Calibri" w:cs="Calibri"/>
          <w:sz w:val="22"/>
          <w:szCs w:val="22"/>
        </w:rPr>
      </w:pPr>
      <w:r w:rsidRPr="59E9EC8A">
        <w:rPr>
          <w:rFonts w:ascii="Calibri" w:hAnsi="Calibri" w:eastAsia="Calibri" w:cs="Calibri"/>
          <w:sz w:val="22"/>
          <w:szCs w:val="22"/>
        </w:rPr>
        <w:t>This charter also describes how privacy governance is coordinated at group level through a central Privacy Team, supported by local Privacy Champions.</w:t>
      </w:r>
    </w:p>
    <w:p w:rsidR="00210F73" w:rsidP="59E9EC8A" w:rsidRDefault="085DDE1D" w14:paraId="3D93FD3E" w14:textId="4A4C2112">
      <w:pPr>
        <w:pStyle w:val="Heading1"/>
        <w:spacing w:before="480" w:after="0" w:line="276" w:lineRule="auto"/>
        <w:jc w:val="both"/>
        <w:rPr>
          <w:rFonts w:ascii="Calibri" w:hAnsi="Calibri" w:eastAsia="Calibri" w:cs="Calibri"/>
          <w:b/>
          <w:bCs/>
          <w:color w:val="auto"/>
          <w:sz w:val="28"/>
          <w:szCs w:val="28"/>
        </w:rPr>
      </w:pPr>
      <w:r w:rsidRPr="121492C9">
        <w:rPr>
          <w:rFonts w:ascii="Calibri" w:hAnsi="Calibri" w:eastAsia="Calibri" w:cs="Calibri"/>
          <w:b/>
          <w:bCs/>
          <w:color w:val="auto"/>
          <w:sz w:val="28"/>
          <w:szCs w:val="28"/>
        </w:rPr>
        <w:t>2. Structure of the Privacy Team</w:t>
      </w:r>
    </w:p>
    <w:p w:rsidR="00210F73" w:rsidP="59E9EC8A" w:rsidRDefault="0CE43AE7" w14:paraId="320D9CA1" w14:textId="5A0687EA">
      <w:pPr>
        <w:pStyle w:val="Heading2"/>
        <w:spacing w:before="200" w:after="0" w:line="276" w:lineRule="auto"/>
        <w:jc w:val="both"/>
        <w:rPr>
          <w:rFonts w:ascii="Calibri" w:hAnsi="Calibri" w:eastAsia="Calibri" w:cs="Calibri"/>
          <w:b/>
          <w:bCs/>
          <w:color w:val="auto"/>
          <w:sz w:val="26"/>
          <w:szCs w:val="26"/>
        </w:rPr>
      </w:pPr>
      <w:r w:rsidRPr="59E9EC8A">
        <w:rPr>
          <w:rFonts w:ascii="Calibri" w:hAnsi="Calibri" w:eastAsia="Calibri" w:cs="Calibri"/>
          <w:b/>
          <w:bCs/>
          <w:color w:val="auto"/>
          <w:sz w:val="26"/>
          <w:szCs w:val="26"/>
        </w:rPr>
        <w:t>2.1 Group registration</w:t>
      </w:r>
    </w:p>
    <w:p w:rsidR="00210F73" w:rsidP="59E9EC8A" w:rsidRDefault="085DDE1D" w14:paraId="54DCF643" w14:textId="1ACCE0F6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rFonts w:ascii="Calibri" w:hAnsi="Calibri" w:eastAsia="Calibri" w:cs="Calibri"/>
          <w:sz w:val="22"/>
          <w:szCs w:val="22"/>
        </w:rPr>
      </w:pPr>
      <w:commentRangeStart w:id="0"/>
      <w:r w:rsidRPr="121492C9">
        <w:rPr>
          <w:rFonts w:ascii="Calibri" w:hAnsi="Calibri" w:eastAsia="Calibri" w:cs="Calibri"/>
          <w:sz w:val="22"/>
          <w:szCs w:val="22"/>
        </w:rPr>
        <w:t xml:space="preserve">One DPO registration at Vastint Holding level, covering </w:t>
      </w:r>
      <w:r w:rsidRPr="121492C9" w:rsidR="30E24ACA">
        <w:rPr>
          <w:rFonts w:ascii="Calibri" w:hAnsi="Calibri" w:eastAsia="Calibri" w:cs="Calibri"/>
          <w:sz w:val="22"/>
          <w:szCs w:val="22"/>
        </w:rPr>
        <w:t>the Group</w:t>
      </w:r>
      <w:r w:rsidRPr="121492C9">
        <w:rPr>
          <w:rFonts w:ascii="Calibri" w:hAnsi="Calibri" w:eastAsia="Calibri" w:cs="Calibri"/>
          <w:sz w:val="22"/>
          <w:szCs w:val="22"/>
        </w:rPr>
        <w:t>.</w:t>
      </w:r>
      <w:commentRangeEnd w:id="0"/>
      <w:r w:rsidR="00B03CB7">
        <w:rPr>
          <w:rStyle w:val="CommentReference"/>
          <w:rFonts w:ascii="Calibri" w:hAnsi="Calibri" w:eastAsia="Calibri" w:cs="Calibri"/>
          <w:sz w:val="22"/>
          <w:szCs w:val="22"/>
        </w:rPr>
        <w:commentReference w:id="0"/>
      </w:r>
    </w:p>
    <w:p w:rsidR="00210F73" w:rsidP="59E9EC8A" w:rsidRDefault="0CE43AE7" w14:paraId="1B2CF5D6" w14:textId="09A0ACB6">
      <w:pPr>
        <w:pStyle w:val="Heading2"/>
        <w:spacing w:before="200" w:after="0" w:line="276" w:lineRule="auto"/>
        <w:jc w:val="both"/>
        <w:rPr>
          <w:rFonts w:ascii="Calibri" w:hAnsi="Calibri" w:eastAsia="Calibri" w:cs="Calibri"/>
          <w:b/>
          <w:bCs/>
          <w:color w:val="auto"/>
          <w:sz w:val="26"/>
          <w:szCs w:val="26"/>
        </w:rPr>
      </w:pPr>
      <w:r w:rsidRPr="59E9EC8A">
        <w:rPr>
          <w:rFonts w:ascii="Calibri" w:hAnsi="Calibri" w:eastAsia="Calibri" w:cs="Calibri"/>
          <w:b/>
          <w:bCs/>
          <w:color w:val="auto"/>
          <w:sz w:val="26"/>
          <w:szCs w:val="26"/>
        </w:rPr>
        <w:t>2.2 Core roles and functions</w:t>
      </w:r>
    </w:p>
    <w:tbl>
      <w:tblPr>
        <w:tblStyle w:val="TableGrid"/>
        <w:tblW w:w="9405" w:type="dxa"/>
        <w:tblLook w:val="04A0" w:firstRow="1" w:lastRow="0" w:firstColumn="1" w:lastColumn="0" w:noHBand="0" w:noVBand="1"/>
      </w:tblPr>
      <w:tblGrid>
        <w:gridCol w:w="4173"/>
        <w:gridCol w:w="5232"/>
      </w:tblGrid>
      <w:tr w:rsidR="59E9EC8A" w:rsidTr="121492C9" w14:paraId="780CAC9A" w14:textId="77777777">
        <w:trPr>
          <w:trHeight w:val="300"/>
        </w:trPr>
        <w:tc>
          <w:tcPr>
            <w:tcW w:w="417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1F2"/>
            <w:tcMar>
              <w:left w:w="108" w:type="dxa"/>
              <w:right w:w="108" w:type="dxa"/>
            </w:tcMar>
          </w:tcPr>
          <w:p w:rsidR="59E9EC8A" w:rsidP="59E9EC8A" w:rsidRDefault="59E9EC8A" w14:paraId="33305F0C" w14:textId="2077D585">
            <w:pPr>
              <w:jc w:val="both"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 w:rsidRPr="59E9EC8A"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523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1F2"/>
            <w:tcMar>
              <w:left w:w="108" w:type="dxa"/>
              <w:right w:w="108" w:type="dxa"/>
            </w:tcMar>
          </w:tcPr>
          <w:p w:rsidR="59E9EC8A" w:rsidP="59E9EC8A" w:rsidRDefault="59E9EC8A" w14:paraId="798542E7" w14:textId="28F2E184">
            <w:pPr>
              <w:jc w:val="both"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 w:rsidRPr="59E9EC8A"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Function</w:t>
            </w:r>
          </w:p>
        </w:tc>
      </w:tr>
      <w:tr w:rsidR="59E9EC8A" w:rsidTr="121492C9" w14:paraId="778828CD" w14:textId="77777777">
        <w:trPr>
          <w:trHeight w:val="300"/>
        </w:trPr>
        <w:tc>
          <w:tcPr>
            <w:tcW w:w="417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9E9EC8A" w:rsidP="59E9EC8A" w:rsidRDefault="59E9EC8A" w14:paraId="7961A004" w14:textId="5A648416">
            <w:pPr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 w:rsidRPr="59E9EC8A">
              <w:rPr>
                <w:rFonts w:ascii="Calibri" w:hAnsi="Calibri" w:eastAsia="Calibri" w:cs="Calibri"/>
                <w:sz w:val="22"/>
                <w:szCs w:val="22"/>
              </w:rPr>
              <w:t>Group Data Protection Officer (DPO)</w:t>
            </w:r>
          </w:p>
        </w:tc>
        <w:tc>
          <w:tcPr>
            <w:tcW w:w="523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9E9EC8A" w:rsidP="59E9EC8A" w:rsidRDefault="59E9EC8A" w14:paraId="454C24B7" w14:textId="3A40DC80">
            <w:pPr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 w:rsidRPr="59E9EC8A">
              <w:rPr>
                <w:rFonts w:ascii="Calibri" w:hAnsi="Calibri" w:eastAsia="Calibri" w:cs="Calibri"/>
                <w:sz w:val="22"/>
                <w:szCs w:val="22"/>
              </w:rPr>
              <w:t>Independent oversight and advice; supervisory authority contact point</w:t>
            </w:r>
          </w:p>
        </w:tc>
      </w:tr>
      <w:tr w:rsidR="59E9EC8A" w:rsidTr="121492C9" w14:paraId="6A4DA60C" w14:textId="77777777">
        <w:trPr>
          <w:trHeight w:val="300"/>
        </w:trPr>
        <w:tc>
          <w:tcPr>
            <w:tcW w:w="417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9E9EC8A" w:rsidP="59E9EC8A" w:rsidRDefault="59E9EC8A" w14:paraId="14E86490" w14:textId="57EA016A">
            <w:pPr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 w:rsidRPr="59E9EC8A">
              <w:rPr>
                <w:rFonts w:ascii="Calibri" w:hAnsi="Calibri" w:eastAsia="Calibri" w:cs="Calibri"/>
                <w:sz w:val="22"/>
                <w:szCs w:val="22"/>
              </w:rPr>
              <w:t>Privacy Officer</w:t>
            </w:r>
          </w:p>
        </w:tc>
        <w:tc>
          <w:tcPr>
            <w:tcW w:w="523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9E9EC8A" w:rsidP="59E9EC8A" w:rsidRDefault="59E9EC8A" w14:paraId="23A3A570" w14:textId="77841649">
            <w:pPr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 w:rsidRPr="59E9EC8A">
              <w:rPr>
                <w:rFonts w:ascii="Calibri" w:hAnsi="Calibri" w:eastAsia="Calibri" w:cs="Calibri"/>
                <w:sz w:val="22"/>
                <w:szCs w:val="22"/>
              </w:rPr>
              <w:t>Operational owner of the privacy program and compliance activities</w:t>
            </w:r>
          </w:p>
        </w:tc>
      </w:tr>
      <w:tr w:rsidR="59E9EC8A" w:rsidTr="121492C9" w14:paraId="12B463C0" w14:textId="77777777">
        <w:trPr>
          <w:trHeight w:val="300"/>
        </w:trPr>
        <w:tc>
          <w:tcPr>
            <w:tcW w:w="417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9E9EC8A" w:rsidP="59E9EC8A" w:rsidRDefault="3C2D904A" w14:paraId="71FC439C" w14:textId="034CCCBE">
            <w:pPr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 w:rsidRPr="121492C9">
              <w:rPr>
                <w:rFonts w:ascii="Calibri" w:hAnsi="Calibri" w:eastAsia="Calibri" w:cs="Calibri"/>
                <w:sz w:val="22"/>
                <w:szCs w:val="22"/>
              </w:rPr>
              <w:t>General Counsel</w:t>
            </w:r>
          </w:p>
        </w:tc>
        <w:tc>
          <w:tcPr>
            <w:tcW w:w="523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9E9EC8A" w:rsidP="59E9EC8A" w:rsidRDefault="59E9EC8A" w14:paraId="58FAC0BE" w14:textId="4CE06DCE">
            <w:pPr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 w:rsidRPr="59E9EC8A">
              <w:rPr>
                <w:rFonts w:ascii="Calibri" w:hAnsi="Calibri" w:eastAsia="Calibri" w:cs="Calibri"/>
                <w:sz w:val="22"/>
                <w:szCs w:val="22"/>
              </w:rPr>
              <w:t>Legal oversight, contracting support, risk support, and escalation support</w:t>
            </w:r>
          </w:p>
        </w:tc>
      </w:tr>
      <w:tr w:rsidR="59E9EC8A" w:rsidTr="121492C9" w14:paraId="459B383E" w14:textId="77777777">
        <w:trPr>
          <w:trHeight w:val="300"/>
        </w:trPr>
        <w:tc>
          <w:tcPr>
            <w:tcW w:w="417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9E9EC8A" w:rsidP="59E9EC8A" w:rsidRDefault="59E9EC8A" w14:paraId="3CBFB474" w14:textId="5D0F1F44">
            <w:pPr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 w:rsidRPr="59E9EC8A">
              <w:rPr>
                <w:rFonts w:ascii="Calibri" w:hAnsi="Calibri" w:eastAsia="Calibri" w:cs="Calibri"/>
                <w:sz w:val="22"/>
                <w:szCs w:val="22"/>
              </w:rPr>
              <w:t>Chief Information Officer (CIO)</w:t>
            </w:r>
          </w:p>
        </w:tc>
        <w:tc>
          <w:tcPr>
            <w:tcW w:w="523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9E9EC8A" w:rsidP="59E9EC8A" w:rsidRDefault="59E9EC8A" w14:paraId="7A58D9AA" w14:textId="065C9DC6">
            <w:pPr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 w:rsidRPr="59E9EC8A">
              <w:rPr>
                <w:rFonts w:ascii="Calibri" w:hAnsi="Calibri" w:eastAsia="Calibri" w:cs="Calibri"/>
                <w:sz w:val="22"/>
                <w:szCs w:val="22"/>
              </w:rPr>
              <w:t>Executive oversight for data, systems, and privacy-by-design integration</w:t>
            </w:r>
          </w:p>
        </w:tc>
      </w:tr>
      <w:tr w:rsidR="59E9EC8A" w:rsidTr="121492C9" w14:paraId="5F678189" w14:textId="77777777">
        <w:trPr>
          <w:trHeight w:val="300"/>
        </w:trPr>
        <w:tc>
          <w:tcPr>
            <w:tcW w:w="417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9E9EC8A" w:rsidP="59E9EC8A" w:rsidRDefault="59E9EC8A" w14:paraId="7980E47D" w14:textId="2E01B277">
            <w:pPr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 w:rsidRPr="59E9EC8A">
              <w:rPr>
                <w:rFonts w:ascii="Calibri" w:hAnsi="Calibri" w:eastAsia="Calibri" w:cs="Calibri"/>
                <w:sz w:val="22"/>
                <w:szCs w:val="22"/>
              </w:rPr>
              <w:t>Head of IT (Hotel Co 51)</w:t>
            </w:r>
          </w:p>
        </w:tc>
        <w:tc>
          <w:tcPr>
            <w:tcW w:w="523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9E9EC8A" w:rsidP="59E9EC8A" w:rsidRDefault="59E9EC8A" w14:paraId="5BF339BB" w14:textId="4E87C6EF">
            <w:pPr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 w:rsidRPr="59E9EC8A">
              <w:rPr>
                <w:rFonts w:ascii="Calibri" w:hAnsi="Calibri" w:eastAsia="Calibri" w:cs="Calibri"/>
                <w:sz w:val="22"/>
                <w:szCs w:val="22"/>
              </w:rPr>
              <w:t>Operational IT alignment for Hotel Co 51 systems, controls, and incidents</w:t>
            </w:r>
          </w:p>
        </w:tc>
      </w:tr>
      <w:tr w:rsidR="121492C9" w:rsidTr="121492C9" w14:paraId="6C52E337" w14:textId="77777777">
        <w:trPr>
          <w:trHeight w:val="300"/>
        </w:trPr>
        <w:tc>
          <w:tcPr>
            <w:tcW w:w="417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706A8B82" w:rsidP="121492C9" w:rsidRDefault="706A8B82" w14:paraId="6A1D50EC" w14:textId="3EC2E286">
            <w:pPr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 w:rsidRPr="121492C9">
              <w:rPr>
                <w:rFonts w:ascii="Calibri" w:hAnsi="Calibri" w:eastAsia="Calibri" w:cs="Calibri"/>
                <w:sz w:val="22"/>
                <w:szCs w:val="22"/>
              </w:rPr>
              <w:t>Wayne</w:t>
            </w:r>
          </w:p>
        </w:tc>
        <w:tc>
          <w:tcPr>
            <w:tcW w:w="523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121492C9" w:rsidP="121492C9" w:rsidRDefault="121492C9" w14:paraId="498645B3" w14:textId="424C77EB">
            <w:pPr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  <w:tr w:rsidR="121492C9" w:rsidTr="121492C9" w14:paraId="6B3C3275" w14:textId="77777777">
        <w:trPr>
          <w:trHeight w:val="300"/>
        </w:trPr>
        <w:tc>
          <w:tcPr>
            <w:tcW w:w="417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706A8B82" w:rsidP="121492C9" w:rsidRDefault="706A8B82" w14:paraId="0FFC3E0F" w14:textId="02EC1B04">
            <w:pPr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 w:rsidRPr="121492C9">
              <w:rPr>
                <w:rFonts w:ascii="Calibri" w:hAnsi="Calibri" w:eastAsia="Calibri" w:cs="Calibri"/>
                <w:sz w:val="22"/>
                <w:szCs w:val="22"/>
              </w:rPr>
              <w:t>Tobias</w:t>
            </w:r>
          </w:p>
        </w:tc>
        <w:tc>
          <w:tcPr>
            <w:tcW w:w="523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121492C9" w:rsidP="121492C9" w:rsidRDefault="121492C9" w14:paraId="23087E46" w14:textId="1B6AFB12">
            <w:pPr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  <w:tr w:rsidR="59E9EC8A" w:rsidTr="121492C9" w14:paraId="742CF4CC" w14:textId="77777777">
        <w:trPr>
          <w:trHeight w:val="300"/>
        </w:trPr>
        <w:tc>
          <w:tcPr>
            <w:tcW w:w="417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9E9EC8A" w:rsidP="59E9EC8A" w:rsidRDefault="3C2D904A" w14:paraId="6163698E" w14:textId="67B928B8">
            <w:pPr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 w:rsidRPr="121492C9">
              <w:rPr>
                <w:rFonts w:ascii="Calibri" w:hAnsi="Calibri" w:eastAsia="Calibri" w:cs="Calibri"/>
                <w:sz w:val="22"/>
                <w:szCs w:val="22"/>
              </w:rPr>
              <w:t>Privacy Champions (per entity)</w:t>
            </w:r>
          </w:p>
        </w:tc>
        <w:tc>
          <w:tcPr>
            <w:tcW w:w="523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9E9EC8A" w:rsidP="59E9EC8A" w:rsidRDefault="59E9EC8A" w14:paraId="5C50888B" w14:textId="271E569D">
            <w:pPr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 w:rsidRPr="59E9EC8A">
              <w:rPr>
                <w:rFonts w:ascii="Calibri" w:hAnsi="Calibri" w:eastAsia="Calibri" w:cs="Calibri"/>
                <w:sz w:val="22"/>
                <w:szCs w:val="22"/>
              </w:rPr>
              <w:t>First-line privacy support; local implementation and feedback loop</w:t>
            </w:r>
          </w:p>
        </w:tc>
      </w:tr>
    </w:tbl>
    <w:p w:rsidR="00210F73" w:rsidP="59E9EC8A" w:rsidRDefault="085DDE1D" w14:paraId="74C504A5" w14:textId="679DC474">
      <w:pPr>
        <w:spacing w:after="200" w:line="276" w:lineRule="auto"/>
        <w:jc w:val="both"/>
        <w:rPr>
          <w:rFonts w:ascii="Calibri" w:hAnsi="Calibri" w:eastAsia="Calibri" w:cs="Calibri"/>
          <w:sz w:val="22"/>
          <w:szCs w:val="22"/>
        </w:rPr>
      </w:pPr>
      <w:r w:rsidRPr="121492C9">
        <w:rPr>
          <w:rFonts w:ascii="Calibri" w:hAnsi="Calibri" w:eastAsia="Calibri" w:cs="Calibri"/>
          <w:sz w:val="22"/>
          <w:szCs w:val="22"/>
        </w:rPr>
        <w:t xml:space="preserve"> </w:t>
      </w:r>
    </w:p>
    <w:p w:rsidR="00210F73" w:rsidP="59E9EC8A" w:rsidRDefault="0CE43AE7" w14:paraId="4B55FC65" w14:textId="56E6392B">
      <w:pPr>
        <w:pStyle w:val="Heading1"/>
        <w:spacing w:before="480" w:after="0" w:line="276" w:lineRule="auto"/>
        <w:jc w:val="both"/>
        <w:rPr>
          <w:rFonts w:ascii="Calibri" w:hAnsi="Calibri" w:eastAsia="Calibri" w:cs="Calibri"/>
          <w:b/>
          <w:bCs/>
          <w:color w:val="auto"/>
          <w:sz w:val="28"/>
          <w:szCs w:val="28"/>
        </w:rPr>
      </w:pPr>
      <w:r w:rsidRPr="59E9EC8A">
        <w:rPr>
          <w:rFonts w:ascii="Calibri" w:hAnsi="Calibri" w:eastAsia="Calibri" w:cs="Calibri"/>
          <w:b/>
          <w:bCs/>
          <w:color w:val="auto"/>
          <w:sz w:val="28"/>
          <w:szCs w:val="28"/>
        </w:rPr>
        <w:t>3. Governance and Collaboration Model</w:t>
      </w:r>
    </w:p>
    <w:p w:rsidR="00210F73" w:rsidP="59E9EC8A" w:rsidRDefault="0CE43AE7" w14:paraId="21ECDB2A" w14:textId="0B1AFC9F">
      <w:pPr>
        <w:pStyle w:val="Heading2"/>
        <w:spacing w:before="200" w:after="0" w:line="276" w:lineRule="auto"/>
        <w:jc w:val="both"/>
        <w:rPr>
          <w:rFonts w:ascii="Calibri" w:hAnsi="Calibri" w:eastAsia="Calibri" w:cs="Calibri"/>
          <w:b/>
          <w:bCs/>
          <w:color w:val="auto"/>
          <w:sz w:val="26"/>
          <w:szCs w:val="26"/>
        </w:rPr>
      </w:pPr>
      <w:r w:rsidRPr="59E9EC8A">
        <w:rPr>
          <w:rFonts w:ascii="Calibri" w:hAnsi="Calibri" w:eastAsia="Calibri" w:cs="Calibri"/>
          <w:b/>
          <w:bCs/>
          <w:color w:val="auto"/>
          <w:sz w:val="26"/>
          <w:szCs w:val="26"/>
        </w:rPr>
        <w:t>3.1 Meeting cadence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1"/>
        <w:gridCol w:w="3113"/>
        <w:gridCol w:w="3116"/>
      </w:tblGrid>
      <w:tr w:rsidR="59E9EC8A" w:rsidTr="59E9EC8A" w14:paraId="2E0781DD" w14:textId="77777777">
        <w:trPr>
          <w:trHeight w:val="300"/>
        </w:trPr>
        <w:tc>
          <w:tcPr>
            <w:tcW w:w="324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1F2"/>
            <w:tcMar>
              <w:left w:w="108" w:type="dxa"/>
              <w:right w:w="108" w:type="dxa"/>
            </w:tcMar>
          </w:tcPr>
          <w:p w:rsidR="59E9EC8A" w:rsidP="59E9EC8A" w:rsidRDefault="59E9EC8A" w14:paraId="15F2BB2D" w14:textId="300D5C60">
            <w:pPr>
              <w:jc w:val="both"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 w:rsidRPr="59E9EC8A"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Meeting</w:t>
            </w:r>
          </w:p>
        </w:tc>
        <w:tc>
          <w:tcPr>
            <w:tcW w:w="324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1F2"/>
            <w:tcMar>
              <w:left w:w="108" w:type="dxa"/>
              <w:right w:w="108" w:type="dxa"/>
            </w:tcMar>
          </w:tcPr>
          <w:p w:rsidR="59E9EC8A" w:rsidP="59E9EC8A" w:rsidRDefault="59E9EC8A" w14:paraId="6F5CD5C8" w14:textId="255B346D">
            <w:pPr>
              <w:jc w:val="both"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 w:rsidRPr="59E9EC8A"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Participants</w:t>
            </w:r>
          </w:p>
        </w:tc>
        <w:tc>
          <w:tcPr>
            <w:tcW w:w="324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1F2"/>
            <w:tcMar>
              <w:left w:w="108" w:type="dxa"/>
              <w:right w:w="108" w:type="dxa"/>
            </w:tcMar>
          </w:tcPr>
          <w:p w:rsidR="59E9EC8A" w:rsidP="59E9EC8A" w:rsidRDefault="59E9EC8A" w14:paraId="5C95A55E" w14:textId="687E6E70">
            <w:pPr>
              <w:jc w:val="both"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 w:rsidRPr="59E9EC8A"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Purpose</w:t>
            </w:r>
          </w:p>
        </w:tc>
      </w:tr>
      <w:tr w:rsidR="59E9EC8A" w:rsidTr="59E9EC8A" w14:paraId="3C5F4D55" w14:textId="77777777">
        <w:trPr>
          <w:trHeight w:val="300"/>
        </w:trPr>
        <w:tc>
          <w:tcPr>
            <w:tcW w:w="324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9E9EC8A" w:rsidP="59E9EC8A" w:rsidRDefault="59E9EC8A" w14:paraId="14250A6A" w14:textId="4F6FA0E2">
            <w:pPr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 w:rsidRPr="59E9EC8A">
              <w:rPr>
                <w:rFonts w:ascii="Calibri" w:hAnsi="Calibri" w:eastAsia="Calibri" w:cs="Calibri"/>
                <w:sz w:val="22"/>
                <w:szCs w:val="22"/>
              </w:rPr>
              <w:t>Bi-weekly Operational Meetings</w:t>
            </w:r>
          </w:p>
        </w:tc>
        <w:tc>
          <w:tcPr>
            <w:tcW w:w="324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9E9EC8A" w:rsidP="59E9EC8A" w:rsidRDefault="59E9EC8A" w14:paraId="7228ECE5" w14:textId="5FDD0B9C">
            <w:pPr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 w:rsidRPr="59E9EC8A">
              <w:rPr>
                <w:rFonts w:ascii="Calibri" w:hAnsi="Calibri" w:eastAsia="Calibri" w:cs="Calibri"/>
                <w:sz w:val="22"/>
                <w:szCs w:val="22"/>
              </w:rPr>
              <w:t>Privacy Officer, General Counsel, CIO, Head of IT (Hotel Co 51)</w:t>
            </w:r>
          </w:p>
        </w:tc>
        <w:tc>
          <w:tcPr>
            <w:tcW w:w="324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9E9EC8A" w:rsidP="59E9EC8A" w:rsidRDefault="59E9EC8A" w14:paraId="5D30B573" w14:textId="708B1F25">
            <w:pPr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 w:rsidRPr="59E9EC8A">
              <w:rPr>
                <w:rFonts w:ascii="Calibri" w:hAnsi="Calibri" w:eastAsia="Calibri" w:cs="Calibri"/>
                <w:sz w:val="22"/>
                <w:szCs w:val="22"/>
              </w:rPr>
              <w:t>Track operational execution, incidents, ongoing DPIAs, action logs, priorities, and blockers.</w:t>
            </w:r>
          </w:p>
        </w:tc>
      </w:tr>
      <w:tr w:rsidR="59E9EC8A" w:rsidTr="59E9EC8A" w14:paraId="4D0A987E" w14:textId="77777777">
        <w:trPr>
          <w:trHeight w:val="300"/>
        </w:trPr>
        <w:tc>
          <w:tcPr>
            <w:tcW w:w="324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9E9EC8A" w:rsidP="59E9EC8A" w:rsidRDefault="59E9EC8A" w14:paraId="3D887CEE" w14:textId="2B5A7E60">
            <w:pPr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 w:rsidRPr="59E9EC8A">
              <w:rPr>
                <w:rFonts w:ascii="Calibri" w:hAnsi="Calibri" w:eastAsia="Calibri" w:cs="Calibri"/>
                <w:sz w:val="22"/>
                <w:szCs w:val="22"/>
              </w:rPr>
              <w:t>Bi-monthly Strategic Meetings</w:t>
            </w:r>
          </w:p>
        </w:tc>
        <w:tc>
          <w:tcPr>
            <w:tcW w:w="324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9E9EC8A" w:rsidP="59E9EC8A" w:rsidRDefault="59E9EC8A" w14:paraId="0AD659C7" w14:textId="6D5E1EC1">
            <w:pPr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 w:rsidRPr="59E9EC8A">
              <w:rPr>
                <w:rFonts w:ascii="Calibri" w:hAnsi="Calibri" w:eastAsia="Calibri" w:cs="Calibri"/>
                <w:sz w:val="22"/>
                <w:szCs w:val="22"/>
              </w:rPr>
              <w:t>Central Privacy Team</w:t>
            </w:r>
          </w:p>
        </w:tc>
        <w:tc>
          <w:tcPr>
            <w:tcW w:w="324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9E9EC8A" w:rsidP="59E9EC8A" w:rsidRDefault="59E9EC8A" w14:paraId="2AF217FC" w14:textId="23073A58">
            <w:pPr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 w:rsidRPr="59E9EC8A">
              <w:rPr>
                <w:rFonts w:ascii="Calibri" w:hAnsi="Calibri" w:eastAsia="Calibri" w:cs="Calibri"/>
                <w:sz w:val="22"/>
                <w:szCs w:val="22"/>
              </w:rPr>
              <w:t xml:space="preserve">Set direction, </w:t>
            </w:r>
            <w:ins w:author="Anna Hägg" w:date="2026-03-26T14:44:00Z" w16du:dateUtc="2026-03-26T13:44:00Z" w:id="2">
              <w:r w:rsidR="008B55DA">
                <w:rPr>
                  <w:rFonts w:ascii="Calibri" w:hAnsi="Calibri" w:eastAsia="Calibri" w:cs="Calibri"/>
                  <w:sz w:val="22"/>
                  <w:szCs w:val="22"/>
                </w:rPr>
                <w:t>decide on</w:t>
              </w:r>
            </w:ins>
            <w:del w:author="Anna Hägg" w:date="2026-03-26T14:44:00Z" w16du:dateUtc="2026-03-26T13:44:00Z" w:id="3">
              <w:r w:rsidRPr="59E9EC8A" w:rsidDel="008B55DA">
                <w:rPr>
                  <w:rFonts w:ascii="Calibri" w:hAnsi="Calibri" w:eastAsia="Calibri" w:cs="Calibri"/>
                  <w:sz w:val="22"/>
                  <w:szCs w:val="22"/>
                </w:rPr>
                <w:delText>approve</w:delText>
              </w:r>
            </w:del>
            <w:r w:rsidRPr="59E9EC8A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commentRangeStart w:id="4"/>
            <w:r w:rsidRPr="59E9EC8A">
              <w:rPr>
                <w:rFonts w:ascii="Calibri" w:hAnsi="Calibri" w:eastAsia="Calibri" w:cs="Calibri"/>
                <w:sz w:val="22"/>
                <w:szCs w:val="22"/>
              </w:rPr>
              <w:t xml:space="preserve">priorities, </w:t>
            </w:r>
            <w:commentRangeEnd w:id="4"/>
            <w:r w:rsidR="00B915F4">
              <w:rPr>
                <w:rStyle w:val="CommentReference"/>
                <w:rFonts w:ascii="Calibri" w:hAnsi="Calibri" w:eastAsia="Calibri" w:cs="Calibri"/>
                <w:sz w:val="22"/>
                <w:szCs w:val="22"/>
              </w:rPr>
              <w:commentReference w:id="4"/>
            </w:r>
            <w:ins w:author="Anna Hägg" w:date="2026-03-26T14:44:00Z" w16du:dateUtc="2026-03-26T13:44:00Z" w:id="5">
              <w:r w:rsidR="008B55DA">
                <w:rPr>
                  <w:rFonts w:ascii="Calibri" w:hAnsi="Calibri" w:eastAsia="Calibri" w:cs="Calibri"/>
                  <w:sz w:val="22"/>
                  <w:szCs w:val="22"/>
                </w:rPr>
                <w:t xml:space="preserve">ensure progress according to action plan, </w:t>
              </w:r>
            </w:ins>
            <w:r w:rsidRPr="59E9EC8A">
              <w:rPr>
                <w:rFonts w:ascii="Calibri" w:hAnsi="Calibri" w:eastAsia="Calibri" w:cs="Calibri"/>
                <w:sz w:val="22"/>
                <w:szCs w:val="22"/>
              </w:rPr>
              <w:t>review risks and maturity, align resources</w:t>
            </w:r>
            <w:r w:rsidRPr="59E9EC8A" w:rsidR="4306AFEA">
              <w:rPr>
                <w:rFonts w:ascii="Calibri" w:hAnsi="Calibri" w:eastAsia="Calibri" w:cs="Calibri"/>
                <w:sz w:val="22"/>
                <w:szCs w:val="22"/>
              </w:rPr>
              <w:t>, and decide</w:t>
            </w:r>
            <w:r w:rsidRPr="59E9EC8A">
              <w:rPr>
                <w:rFonts w:ascii="Calibri" w:hAnsi="Calibri" w:eastAsia="Calibri" w:cs="Calibri"/>
                <w:sz w:val="22"/>
                <w:szCs w:val="22"/>
              </w:rPr>
              <w:t xml:space="preserve"> escalation paths.</w:t>
            </w:r>
          </w:p>
        </w:tc>
      </w:tr>
      <w:tr w:rsidR="59E9EC8A" w:rsidTr="59E9EC8A" w14:paraId="565F378B" w14:textId="77777777">
        <w:trPr>
          <w:trHeight w:val="300"/>
        </w:trPr>
        <w:tc>
          <w:tcPr>
            <w:tcW w:w="324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9E9EC8A" w:rsidP="59E9EC8A" w:rsidRDefault="59E9EC8A" w14:paraId="1FC1BDF5" w14:textId="165FCFD1">
            <w:pPr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 w:rsidRPr="59E9EC8A">
              <w:rPr>
                <w:rFonts w:ascii="Calibri" w:hAnsi="Calibri" w:eastAsia="Calibri" w:cs="Calibri"/>
                <w:sz w:val="22"/>
                <w:szCs w:val="22"/>
              </w:rPr>
              <w:t>Privacy Champions Meetings (semi-annual minimum)</w:t>
            </w:r>
          </w:p>
        </w:tc>
        <w:tc>
          <w:tcPr>
            <w:tcW w:w="324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2A5AAABF" w:rsidP="59E9EC8A" w:rsidRDefault="2A5AAABF" w14:paraId="77E2F21B" w14:textId="2973EED9">
            <w:pPr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 w:rsidRPr="59E9EC8A">
              <w:rPr>
                <w:rFonts w:ascii="Calibri" w:hAnsi="Calibri" w:eastAsia="Calibri" w:cs="Calibri"/>
                <w:sz w:val="22"/>
                <w:szCs w:val="22"/>
              </w:rPr>
              <w:t>Organized</w:t>
            </w:r>
            <w:r w:rsidRPr="59E9EC8A" w:rsidR="59E9EC8A">
              <w:rPr>
                <w:rFonts w:ascii="Calibri" w:hAnsi="Calibri" w:eastAsia="Calibri" w:cs="Calibri"/>
                <w:sz w:val="22"/>
                <w:szCs w:val="22"/>
              </w:rPr>
              <w:t xml:space="preserve"> by Privacy Officer; participants include Privacy Officer and Privacy Champions</w:t>
            </w:r>
          </w:p>
        </w:tc>
        <w:tc>
          <w:tcPr>
            <w:tcW w:w="324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9E9EC8A" w:rsidP="59E9EC8A" w:rsidRDefault="59E9EC8A" w14:paraId="1AA85D75" w14:textId="2546D138">
            <w:pPr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 w:rsidRPr="59E9EC8A">
              <w:rPr>
                <w:rFonts w:ascii="Calibri" w:hAnsi="Calibri" w:eastAsia="Calibri" w:cs="Calibri"/>
                <w:sz w:val="22"/>
                <w:szCs w:val="22"/>
              </w:rPr>
              <w:t>Implement the strategy set by the Central Privacy Team and gather local updates on new processing, risks, and changes.</w:t>
            </w:r>
          </w:p>
        </w:tc>
      </w:tr>
    </w:tbl>
    <w:p w:rsidR="00210F73" w:rsidP="59E9EC8A" w:rsidRDefault="0CE43AE7" w14:paraId="180E7D34" w14:textId="15E0869A">
      <w:pPr>
        <w:spacing w:after="200" w:line="276" w:lineRule="auto"/>
        <w:jc w:val="both"/>
        <w:rPr>
          <w:rFonts w:ascii="Calibri" w:hAnsi="Calibri" w:eastAsia="Calibri" w:cs="Calibri"/>
          <w:sz w:val="22"/>
          <w:szCs w:val="22"/>
        </w:rPr>
      </w:pPr>
      <w:r w:rsidRPr="59E9EC8A">
        <w:rPr>
          <w:rFonts w:ascii="Calibri" w:hAnsi="Calibri" w:eastAsia="Calibri" w:cs="Calibri"/>
          <w:sz w:val="22"/>
          <w:szCs w:val="22"/>
        </w:rPr>
        <w:t xml:space="preserve"> </w:t>
      </w:r>
    </w:p>
    <w:p w:rsidR="00210F73" w:rsidP="59E9EC8A" w:rsidRDefault="085DDE1D" w14:paraId="7A0A7F63" w14:textId="04DA3546">
      <w:pPr>
        <w:pStyle w:val="Heading2"/>
        <w:spacing w:before="200" w:after="0" w:line="276" w:lineRule="auto"/>
        <w:jc w:val="both"/>
        <w:rPr>
          <w:rFonts w:ascii="Calibri" w:hAnsi="Calibri" w:eastAsia="Calibri" w:cs="Calibri"/>
          <w:b/>
          <w:bCs/>
          <w:color w:val="auto"/>
          <w:sz w:val="26"/>
          <w:szCs w:val="26"/>
        </w:rPr>
      </w:pPr>
      <w:r w:rsidRPr="121492C9">
        <w:rPr>
          <w:rFonts w:ascii="Calibri" w:hAnsi="Calibri" w:eastAsia="Calibri" w:cs="Calibri"/>
          <w:b/>
          <w:bCs/>
          <w:color w:val="auto"/>
          <w:sz w:val="26"/>
          <w:szCs w:val="26"/>
        </w:rPr>
        <w:t xml:space="preserve">3.2 Decision rights </w:t>
      </w:r>
    </w:p>
    <w:p w:rsidR="00210F73" w:rsidP="59E9EC8A" w:rsidRDefault="0CE43AE7" w14:paraId="27CEF2DA" w14:textId="219A6C18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rFonts w:ascii="Calibri" w:hAnsi="Calibri" w:eastAsia="Calibri" w:cs="Calibri"/>
          <w:sz w:val="22"/>
          <w:szCs w:val="22"/>
        </w:rPr>
      </w:pPr>
      <w:r w:rsidRPr="59E9EC8A">
        <w:rPr>
          <w:rFonts w:ascii="Calibri" w:hAnsi="Calibri" w:eastAsia="Calibri" w:cs="Calibri"/>
          <w:sz w:val="22"/>
          <w:szCs w:val="22"/>
        </w:rPr>
        <w:t>Central Privacy Team governs: strategy, priorities, risk appetite proposals, and escalation decisions.</w:t>
      </w:r>
    </w:p>
    <w:p w:rsidR="00210F73" w:rsidP="59E9EC8A" w:rsidRDefault="0CE43AE7" w14:paraId="65982F07" w14:textId="636A61F7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rFonts w:ascii="Calibri" w:hAnsi="Calibri" w:eastAsia="Calibri" w:cs="Calibri"/>
          <w:sz w:val="22"/>
          <w:szCs w:val="22"/>
        </w:rPr>
      </w:pPr>
      <w:r w:rsidRPr="59E9EC8A">
        <w:rPr>
          <w:rFonts w:ascii="Calibri" w:hAnsi="Calibri" w:eastAsia="Calibri" w:cs="Calibri"/>
          <w:sz w:val="22"/>
          <w:szCs w:val="22"/>
        </w:rPr>
        <w:t>DPO advises and monitors: independent oversight and guidance.</w:t>
      </w:r>
    </w:p>
    <w:p w:rsidR="00210F73" w:rsidP="59E9EC8A" w:rsidRDefault="0CE43AE7" w14:paraId="22F394A1" w14:textId="0707A8E8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rFonts w:ascii="Calibri" w:hAnsi="Calibri" w:eastAsia="Calibri" w:cs="Calibri"/>
          <w:sz w:val="22"/>
          <w:szCs w:val="22"/>
        </w:rPr>
      </w:pPr>
      <w:r w:rsidRPr="59E9EC8A">
        <w:rPr>
          <w:rFonts w:ascii="Calibri" w:hAnsi="Calibri" w:eastAsia="Calibri" w:cs="Calibri"/>
          <w:sz w:val="22"/>
          <w:szCs w:val="22"/>
        </w:rPr>
        <w:t>Privacy Officer runs the program: day-to-day delivery, coordination, and reporting.</w:t>
      </w:r>
    </w:p>
    <w:p w:rsidR="00210F73" w:rsidP="59E9EC8A" w:rsidRDefault="0CE43AE7" w14:paraId="19BD7634" w14:textId="45E9CAF4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rFonts w:ascii="Calibri" w:hAnsi="Calibri" w:eastAsia="Calibri" w:cs="Calibri"/>
          <w:sz w:val="22"/>
          <w:szCs w:val="22"/>
        </w:rPr>
      </w:pPr>
      <w:r w:rsidRPr="59E9EC8A">
        <w:rPr>
          <w:rFonts w:ascii="Calibri" w:hAnsi="Calibri" w:eastAsia="Calibri" w:cs="Calibri"/>
          <w:sz w:val="22"/>
          <w:szCs w:val="22"/>
        </w:rPr>
        <w:t>Privacy Champions embed privacy: local implementation, early issue spotting, and information flow.</w:t>
      </w:r>
    </w:p>
    <w:p w:rsidR="00210F73" w:rsidP="59E9EC8A" w:rsidRDefault="0CE43AE7" w14:paraId="650F7A41" w14:textId="400FF967">
      <w:pPr>
        <w:pStyle w:val="Heading1"/>
        <w:spacing w:before="480" w:after="0" w:line="276" w:lineRule="auto"/>
        <w:jc w:val="both"/>
        <w:rPr>
          <w:rFonts w:ascii="Calibri" w:hAnsi="Calibri" w:eastAsia="Calibri" w:cs="Calibri"/>
          <w:b/>
          <w:bCs/>
          <w:color w:val="auto"/>
          <w:sz w:val="28"/>
          <w:szCs w:val="28"/>
        </w:rPr>
      </w:pPr>
      <w:r w:rsidRPr="59E9EC8A">
        <w:rPr>
          <w:rFonts w:ascii="Calibri" w:hAnsi="Calibri" w:eastAsia="Calibri" w:cs="Calibri"/>
          <w:b/>
          <w:bCs/>
          <w:color w:val="auto"/>
          <w:sz w:val="28"/>
          <w:szCs w:val="28"/>
        </w:rPr>
        <w:t>4. Roles and Responsibilities</w:t>
      </w:r>
    </w:p>
    <w:p w:rsidR="00210F73" w:rsidP="59E9EC8A" w:rsidRDefault="0CE43AE7" w14:paraId="0854A69F" w14:textId="14EC1F58">
      <w:pPr>
        <w:pStyle w:val="Heading2"/>
        <w:spacing w:before="200" w:after="0" w:line="276" w:lineRule="auto"/>
        <w:jc w:val="both"/>
        <w:rPr>
          <w:rFonts w:ascii="Calibri" w:hAnsi="Calibri" w:eastAsia="Calibri" w:cs="Calibri"/>
          <w:b/>
          <w:bCs/>
          <w:color w:val="auto"/>
          <w:sz w:val="26"/>
          <w:szCs w:val="26"/>
        </w:rPr>
      </w:pPr>
      <w:r w:rsidRPr="59E9EC8A">
        <w:rPr>
          <w:rFonts w:ascii="Calibri" w:hAnsi="Calibri" w:eastAsia="Calibri" w:cs="Calibri"/>
          <w:b/>
          <w:bCs/>
          <w:color w:val="auto"/>
          <w:sz w:val="26"/>
          <w:szCs w:val="26"/>
        </w:rPr>
        <w:t>4.1 Group Data Protection Officer (DPO)</w:t>
      </w:r>
    </w:p>
    <w:p w:rsidR="00210F73" w:rsidP="59E9EC8A" w:rsidRDefault="0CE43AE7" w14:paraId="4A04FB2B" w14:textId="044F9B6D">
      <w:pPr>
        <w:spacing w:after="200" w:line="276" w:lineRule="auto"/>
        <w:jc w:val="both"/>
        <w:rPr>
          <w:rFonts w:ascii="Calibri" w:hAnsi="Calibri" w:eastAsia="Calibri" w:cs="Calibri"/>
          <w:sz w:val="22"/>
          <w:szCs w:val="22"/>
        </w:rPr>
      </w:pPr>
      <w:r w:rsidRPr="59E9EC8A">
        <w:rPr>
          <w:rFonts w:ascii="Calibri" w:hAnsi="Calibri" w:eastAsia="Calibri" w:cs="Calibri"/>
          <w:sz w:val="22"/>
          <w:szCs w:val="22"/>
        </w:rPr>
        <w:t>Function: Independent oversight and advisory role.</w:t>
      </w:r>
    </w:p>
    <w:p w:rsidR="00210F73" w:rsidP="59E9EC8A" w:rsidRDefault="0CE43AE7" w14:paraId="2A8F566E" w14:textId="0BD425C5">
      <w:pPr>
        <w:spacing w:after="200" w:line="276" w:lineRule="auto"/>
        <w:jc w:val="both"/>
        <w:rPr>
          <w:rFonts w:ascii="Calibri" w:hAnsi="Calibri" w:eastAsia="Calibri" w:cs="Calibri"/>
          <w:sz w:val="22"/>
          <w:szCs w:val="22"/>
        </w:rPr>
      </w:pPr>
      <w:r w:rsidRPr="59E9EC8A">
        <w:rPr>
          <w:rFonts w:ascii="Calibri" w:hAnsi="Calibri" w:eastAsia="Calibri" w:cs="Calibri"/>
          <w:sz w:val="22"/>
          <w:szCs w:val="22"/>
        </w:rPr>
        <w:t>Responsibilities:</w:t>
      </w:r>
    </w:p>
    <w:p w:rsidR="00210F73" w:rsidP="59E9EC8A" w:rsidRDefault="0CE43AE7" w14:paraId="44E83A09" w14:textId="782B565E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rFonts w:ascii="Calibri" w:hAnsi="Calibri" w:eastAsia="Calibri" w:cs="Calibri"/>
          <w:sz w:val="22"/>
          <w:szCs w:val="22"/>
        </w:rPr>
      </w:pPr>
      <w:r w:rsidRPr="59E9EC8A">
        <w:rPr>
          <w:rFonts w:ascii="Calibri" w:hAnsi="Calibri" w:eastAsia="Calibri" w:cs="Calibri"/>
          <w:sz w:val="22"/>
          <w:szCs w:val="22"/>
        </w:rPr>
        <w:t>Provide independent oversight and advice on data protection compliance.</w:t>
      </w:r>
    </w:p>
    <w:p w:rsidR="00210F73" w:rsidP="59E9EC8A" w:rsidRDefault="0CE43AE7" w14:paraId="01F76641" w14:textId="6C068BBD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rFonts w:ascii="Calibri" w:hAnsi="Calibri" w:eastAsia="Calibri" w:cs="Calibri"/>
          <w:sz w:val="22"/>
          <w:szCs w:val="22"/>
        </w:rPr>
      </w:pPr>
      <w:r w:rsidRPr="59E9EC8A">
        <w:rPr>
          <w:rFonts w:ascii="Calibri" w:hAnsi="Calibri" w:eastAsia="Calibri" w:cs="Calibri"/>
          <w:sz w:val="22"/>
          <w:szCs w:val="22"/>
        </w:rPr>
        <w:t>Produce an annual report to senior management on privacy risks, maturity, and key issues.</w:t>
      </w:r>
    </w:p>
    <w:p w:rsidR="00210F73" w:rsidP="59E9EC8A" w:rsidRDefault="0CE43AE7" w14:paraId="40B0CF06" w14:textId="5EA6D156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rFonts w:ascii="Calibri" w:hAnsi="Calibri" w:eastAsia="Calibri" w:cs="Calibri"/>
          <w:sz w:val="22"/>
          <w:szCs w:val="22"/>
        </w:rPr>
      </w:pPr>
      <w:r w:rsidRPr="59E9EC8A">
        <w:rPr>
          <w:rFonts w:ascii="Calibri" w:hAnsi="Calibri" w:eastAsia="Calibri" w:cs="Calibri"/>
          <w:sz w:val="22"/>
          <w:szCs w:val="22"/>
        </w:rPr>
        <w:t>Advise on DPIAs (advisory role, not execution).</w:t>
      </w:r>
    </w:p>
    <w:p w:rsidR="00210F73" w:rsidP="59E9EC8A" w:rsidRDefault="0CE43AE7" w14:paraId="0F6FDA4C" w14:textId="66279592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rFonts w:ascii="Calibri" w:hAnsi="Calibri" w:eastAsia="Calibri" w:cs="Calibri"/>
          <w:sz w:val="22"/>
          <w:szCs w:val="22"/>
        </w:rPr>
      </w:pPr>
      <w:r w:rsidRPr="59E9EC8A">
        <w:rPr>
          <w:rFonts w:ascii="Calibri" w:hAnsi="Calibri" w:eastAsia="Calibri" w:cs="Calibri"/>
          <w:sz w:val="22"/>
          <w:szCs w:val="22"/>
        </w:rPr>
        <w:t>Act as contact point for Supervisory Authorities.</w:t>
      </w:r>
    </w:p>
    <w:p w:rsidR="00210F73" w:rsidP="59E9EC8A" w:rsidRDefault="0CE43AE7" w14:paraId="7DB8BF5D" w14:textId="3D17A0A9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rFonts w:ascii="Calibri" w:hAnsi="Calibri" w:eastAsia="Calibri" w:cs="Calibri"/>
          <w:sz w:val="22"/>
          <w:szCs w:val="22"/>
        </w:rPr>
      </w:pPr>
      <w:r w:rsidRPr="59E9EC8A">
        <w:rPr>
          <w:rFonts w:ascii="Calibri" w:hAnsi="Calibri" w:eastAsia="Calibri" w:cs="Calibri"/>
          <w:sz w:val="22"/>
          <w:szCs w:val="22"/>
        </w:rPr>
        <w:t>Serve as escalation point for data subjects and complex privacy matters.</w:t>
      </w:r>
    </w:p>
    <w:p w:rsidR="00210F73" w:rsidP="59E9EC8A" w:rsidRDefault="085DDE1D" w14:paraId="00BC96B1" w14:textId="440A6D97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rFonts w:ascii="Calibri" w:hAnsi="Calibri" w:eastAsia="Calibri" w:cs="Calibri"/>
          <w:sz w:val="22"/>
          <w:szCs w:val="22"/>
        </w:rPr>
      </w:pPr>
      <w:r w:rsidRPr="121492C9">
        <w:rPr>
          <w:rFonts w:ascii="Calibri" w:hAnsi="Calibri" w:eastAsia="Calibri" w:cs="Calibri"/>
          <w:sz w:val="22"/>
          <w:szCs w:val="22"/>
        </w:rPr>
        <w:t>Advise on data breaches and notification obligations.</w:t>
      </w:r>
    </w:p>
    <w:p w:rsidR="58B119D1" w:rsidP="121492C9" w:rsidRDefault="58B119D1" w14:paraId="04A9C8CD" w14:textId="512FFE84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rFonts w:ascii="Calibri" w:hAnsi="Calibri" w:eastAsia="Calibri" w:cs="Calibri"/>
          <w:sz w:val="22"/>
          <w:szCs w:val="22"/>
        </w:rPr>
      </w:pPr>
      <w:r w:rsidRPr="121492C9">
        <w:rPr>
          <w:rFonts w:ascii="Calibri" w:hAnsi="Calibri" w:eastAsia="Calibri" w:cs="Calibri"/>
          <w:sz w:val="22"/>
          <w:szCs w:val="22"/>
        </w:rPr>
        <w:t>Report to the CEO at least annually on the status of GDPR compliance.</w:t>
      </w:r>
    </w:p>
    <w:p w:rsidR="00210F73" w:rsidP="59E9EC8A" w:rsidRDefault="0CE43AE7" w14:paraId="33E51853" w14:textId="420623E8">
      <w:pPr>
        <w:pStyle w:val="Heading2"/>
        <w:spacing w:before="200" w:after="0" w:line="276" w:lineRule="auto"/>
        <w:jc w:val="both"/>
        <w:rPr>
          <w:rFonts w:ascii="Calibri" w:hAnsi="Calibri" w:eastAsia="Calibri" w:cs="Calibri"/>
          <w:b/>
          <w:bCs/>
          <w:color w:val="auto"/>
          <w:sz w:val="26"/>
          <w:szCs w:val="26"/>
        </w:rPr>
      </w:pPr>
      <w:r w:rsidRPr="59E9EC8A">
        <w:rPr>
          <w:rFonts w:ascii="Calibri" w:hAnsi="Calibri" w:eastAsia="Calibri" w:cs="Calibri"/>
          <w:b/>
          <w:bCs/>
          <w:color w:val="auto"/>
          <w:sz w:val="26"/>
          <w:szCs w:val="26"/>
        </w:rPr>
        <w:t>4.2 Privacy Officer</w:t>
      </w:r>
    </w:p>
    <w:p w:rsidR="00210F73" w:rsidP="59E9EC8A" w:rsidRDefault="0CE43AE7" w14:paraId="7A10ACBC" w14:textId="409E4E94">
      <w:pPr>
        <w:spacing w:after="200" w:line="276" w:lineRule="auto"/>
        <w:jc w:val="both"/>
        <w:rPr>
          <w:rFonts w:ascii="Calibri" w:hAnsi="Calibri" w:eastAsia="Calibri" w:cs="Calibri"/>
          <w:sz w:val="22"/>
          <w:szCs w:val="22"/>
        </w:rPr>
      </w:pPr>
      <w:r w:rsidRPr="59E9EC8A">
        <w:rPr>
          <w:rFonts w:ascii="Calibri" w:hAnsi="Calibri" w:eastAsia="Calibri" w:cs="Calibri"/>
          <w:sz w:val="22"/>
          <w:szCs w:val="22"/>
        </w:rPr>
        <w:t>Function: Operational owner of privacy compliance activities and program delivery.</w:t>
      </w:r>
    </w:p>
    <w:p w:rsidR="00210F73" w:rsidP="59E9EC8A" w:rsidRDefault="0CE43AE7" w14:paraId="714E1B7C" w14:textId="099D8AA0">
      <w:pPr>
        <w:spacing w:after="200" w:line="276" w:lineRule="auto"/>
        <w:jc w:val="both"/>
        <w:rPr>
          <w:rFonts w:ascii="Calibri" w:hAnsi="Calibri" w:eastAsia="Calibri" w:cs="Calibri"/>
          <w:sz w:val="22"/>
          <w:szCs w:val="22"/>
        </w:rPr>
      </w:pPr>
      <w:r w:rsidRPr="59E9EC8A">
        <w:rPr>
          <w:rFonts w:ascii="Calibri" w:hAnsi="Calibri" w:eastAsia="Calibri" w:cs="Calibri"/>
          <w:sz w:val="22"/>
          <w:szCs w:val="22"/>
        </w:rPr>
        <w:t>Responsibilities:</w:t>
      </w:r>
    </w:p>
    <w:p w:rsidR="00210F73" w:rsidP="59E9EC8A" w:rsidRDefault="0CE43AE7" w14:paraId="38E709CD" w14:textId="23C497E4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rFonts w:ascii="Calibri" w:hAnsi="Calibri" w:eastAsia="Calibri" w:cs="Calibri"/>
          <w:sz w:val="22"/>
          <w:szCs w:val="22"/>
        </w:rPr>
      </w:pPr>
      <w:r w:rsidRPr="59E9EC8A">
        <w:rPr>
          <w:rFonts w:ascii="Calibri" w:hAnsi="Calibri" w:eastAsia="Calibri" w:cs="Calibri"/>
          <w:sz w:val="22"/>
          <w:szCs w:val="22"/>
        </w:rPr>
        <w:t>Own and coordinate privacy compliance activities across Vastint Holding and Hotel Co 51.</w:t>
      </w:r>
    </w:p>
    <w:p w:rsidR="00210F73" w:rsidP="59E9EC8A" w:rsidRDefault="0CE43AE7" w14:paraId="7F050A62" w14:textId="47A16F06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rFonts w:ascii="Calibri" w:hAnsi="Calibri" w:eastAsia="Calibri" w:cs="Calibri"/>
          <w:sz w:val="22"/>
          <w:szCs w:val="22"/>
        </w:rPr>
      </w:pPr>
      <w:r w:rsidRPr="59E9EC8A">
        <w:rPr>
          <w:rFonts w:ascii="Calibri" w:hAnsi="Calibri" w:eastAsia="Calibri" w:cs="Calibri"/>
          <w:sz w:val="22"/>
          <w:szCs w:val="22"/>
        </w:rPr>
        <w:t>Coordinate GDPR implementation with Privacy Champions.</w:t>
      </w:r>
    </w:p>
    <w:p w:rsidR="00210F73" w:rsidP="59E9EC8A" w:rsidRDefault="0CE43AE7" w14:paraId="06DDDC38" w14:textId="2783A6A6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rFonts w:ascii="Calibri" w:hAnsi="Calibri" w:eastAsia="Calibri" w:cs="Calibri"/>
          <w:sz w:val="22"/>
          <w:szCs w:val="22"/>
        </w:rPr>
      </w:pPr>
      <w:r w:rsidRPr="59E9EC8A">
        <w:rPr>
          <w:rFonts w:ascii="Calibri" w:hAnsi="Calibri" w:eastAsia="Calibri" w:cs="Calibri"/>
          <w:sz w:val="22"/>
          <w:szCs w:val="22"/>
        </w:rPr>
        <w:t>Work closely with Legal, IT, HR, Marketing, and Business teams.</w:t>
      </w:r>
    </w:p>
    <w:p w:rsidR="00210F73" w:rsidP="59E9EC8A" w:rsidRDefault="0CE43AE7" w14:paraId="30A7CC10" w14:textId="429F7023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rFonts w:ascii="Calibri" w:hAnsi="Calibri" w:eastAsia="Calibri" w:cs="Calibri"/>
          <w:sz w:val="22"/>
          <w:szCs w:val="22"/>
        </w:rPr>
      </w:pPr>
      <w:r w:rsidRPr="59E9EC8A">
        <w:rPr>
          <w:rFonts w:ascii="Calibri" w:hAnsi="Calibri" w:eastAsia="Calibri" w:cs="Calibri"/>
          <w:sz w:val="22"/>
          <w:szCs w:val="22"/>
        </w:rPr>
        <w:t>Act as the primary counterpart to the DPO and prepare materials for DPO review and advice.</w:t>
      </w:r>
    </w:p>
    <w:p w:rsidR="00210F73" w:rsidP="59E9EC8A" w:rsidRDefault="0CE43AE7" w14:paraId="4150F12C" w14:textId="18429826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rFonts w:ascii="Calibri" w:hAnsi="Calibri" w:eastAsia="Calibri" w:cs="Calibri"/>
          <w:sz w:val="22"/>
          <w:szCs w:val="22"/>
        </w:rPr>
      </w:pPr>
      <w:r w:rsidRPr="59E9EC8A">
        <w:rPr>
          <w:rFonts w:ascii="Calibri" w:hAnsi="Calibri" w:eastAsia="Calibri" w:cs="Calibri"/>
          <w:sz w:val="22"/>
          <w:szCs w:val="22"/>
          <w:highlight w:val="yellow"/>
        </w:rPr>
        <w:t>Maintain</w:t>
      </w:r>
      <w:r w:rsidRPr="59E9EC8A">
        <w:rPr>
          <w:rFonts w:ascii="Calibri" w:hAnsi="Calibri" w:eastAsia="Calibri" w:cs="Calibri"/>
          <w:sz w:val="22"/>
          <w:szCs w:val="22"/>
        </w:rPr>
        <w:t xml:space="preserve"> and manage the Records of Processing Activities (RoPA).</w:t>
      </w:r>
    </w:p>
    <w:p w:rsidR="00210F73" w:rsidP="59E9EC8A" w:rsidRDefault="0CE43AE7" w14:paraId="60AC4C18" w14:textId="48E618DC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rFonts w:ascii="Calibri" w:hAnsi="Calibri" w:eastAsia="Calibri" w:cs="Calibri"/>
          <w:sz w:val="22"/>
          <w:szCs w:val="22"/>
        </w:rPr>
      </w:pPr>
      <w:r w:rsidRPr="59E9EC8A">
        <w:rPr>
          <w:rFonts w:ascii="Calibri" w:hAnsi="Calibri" w:eastAsia="Calibri" w:cs="Calibri"/>
          <w:sz w:val="22"/>
          <w:szCs w:val="22"/>
        </w:rPr>
        <w:t>Manage DPIAs and ensure mitigating measures are implemented.</w:t>
      </w:r>
    </w:p>
    <w:p w:rsidR="00210F73" w:rsidP="59E9EC8A" w:rsidRDefault="0CE43AE7" w14:paraId="62ED3F45" w14:textId="7FCF4B55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rFonts w:ascii="Calibri" w:hAnsi="Calibri" w:eastAsia="Calibri" w:cs="Calibri"/>
          <w:sz w:val="22"/>
          <w:szCs w:val="22"/>
        </w:rPr>
      </w:pPr>
      <w:r w:rsidRPr="59E9EC8A">
        <w:rPr>
          <w:rFonts w:ascii="Calibri" w:hAnsi="Calibri" w:eastAsia="Calibri" w:cs="Calibri"/>
          <w:sz w:val="22"/>
          <w:szCs w:val="22"/>
        </w:rPr>
        <w:t>Manage data subject rights processes (intake, coordination, tracking, response quality).</w:t>
      </w:r>
    </w:p>
    <w:p w:rsidR="00210F73" w:rsidP="59E9EC8A" w:rsidRDefault="0CE43AE7" w14:paraId="066381B1" w14:textId="73CA84EE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rFonts w:ascii="Calibri" w:hAnsi="Calibri" w:eastAsia="Calibri" w:cs="Calibri"/>
          <w:sz w:val="22"/>
          <w:szCs w:val="22"/>
        </w:rPr>
      </w:pPr>
      <w:r w:rsidRPr="59E9EC8A">
        <w:rPr>
          <w:rFonts w:ascii="Calibri" w:hAnsi="Calibri" w:eastAsia="Calibri" w:cs="Calibri"/>
          <w:sz w:val="22"/>
          <w:szCs w:val="22"/>
        </w:rPr>
        <w:t>Coordinate data breach response with IT and relevant stakeholders.</w:t>
      </w:r>
    </w:p>
    <w:p w:rsidR="00210F73" w:rsidP="59E9EC8A" w:rsidRDefault="0CE43AE7" w14:paraId="39095D6F" w14:textId="3D0ACB55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rFonts w:ascii="Calibri" w:hAnsi="Calibri" w:eastAsia="Calibri" w:cs="Calibri"/>
          <w:sz w:val="22"/>
          <w:szCs w:val="22"/>
        </w:rPr>
      </w:pPr>
      <w:r w:rsidRPr="59E9EC8A">
        <w:rPr>
          <w:rFonts w:ascii="Calibri" w:hAnsi="Calibri" w:eastAsia="Calibri" w:cs="Calibri"/>
          <w:sz w:val="22"/>
          <w:szCs w:val="22"/>
        </w:rPr>
        <w:t>Implement and maintain privacy policies, procedures, and templates.</w:t>
      </w:r>
    </w:p>
    <w:p w:rsidR="00210F73" w:rsidP="59E9EC8A" w:rsidRDefault="0CE43AE7" w14:paraId="04F1B3EF" w14:textId="621252C6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rFonts w:ascii="Calibri" w:hAnsi="Calibri" w:eastAsia="Calibri" w:cs="Calibri"/>
          <w:sz w:val="22"/>
          <w:szCs w:val="22"/>
        </w:rPr>
      </w:pPr>
      <w:commentRangeStart w:id="6"/>
      <w:r w:rsidRPr="59E9EC8A">
        <w:rPr>
          <w:rFonts w:ascii="Calibri" w:hAnsi="Calibri" w:eastAsia="Calibri" w:cs="Calibri"/>
          <w:sz w:val="22"/>
          <w:szCs w:val="22"/>
        </w:rPr>
        <w:t>Coordinate privacy training and awareness activities</w:t>
      </w:r>
      <w:commentRangeEnd w:id="6"/>
      <w:r w:rsidRPr="59E9EC8A" w:rsidR="00114B55">
        <w:rPr>
          <w:rStyle w:val="CommentReference"/>
          <w:rFonts w:ascii="Calibri" w:hAnsi="Calibri" w:eastAsia="Calibri" w:cs="Calibri"/>
          <w:sz w:val="22"/>
          <w:szCs w:val="22"/>
        </w:rPr>
        <w:commentReference w:id="6"/>
      </w:r>
      <w:r w:rsidRPr="59E9EC8A">
        <w:rPr>
          <w:rFonts w:ascii="Calibri" w:hAnsi="Calibri" w:eastAsia="Calibri" w:cs="Calibri"/>
          <w:sz w:val="22"/>
          <w:szCs w:val="22"/>
        </w:rPr>
        <w:t>.</w:t>
      </w:r>
    </w:p>
    <w:p w:rsidR="00210F73" w:rsidP="59E9EC8A" w:rsidRDefault="0CE43AE7" w14:paraId="27573E32" w14:textId="5D54518E">
      <w:pPr>
        <w:pStyle w:val="Heading2"/>
        <w:spacing w:before="200" w:after="0" w:line="276" w:lineRule="auto"/>
        <w:jc w:val="both"/>
        <w:rPr>
          <w:rFonts w:ascii="Calibri" w:hAnsi="Calibri" w:eastAsia="Calibri" w:cs="Calibri"/>
          <w:b/>
          <w:bCs/>
          <w:color w:val="auto"/>
          <w:sz w:val="26"/>
          <w:szCs w:val="26"/>
        </w:rPr>
      </w:pPr>
      <w:r w:rsidRPr="59E9EC8A">
        <w:rPr>
          <w:rFonts w:ascii="Calibri" w:hAnsi="Calibri" w:eastAsia="Calibri" w:cs="Calibri"/>
          <w:b/>
          <w:bCs/>
          <w:color w:val="auto"/>
          <w:sz w:val="26"/>
          <w:szCs w:val="26"/>
        </w:rPr>
        <w:t>4.3 Privacy Champions</w:t>
      </w:r>
    </w:p>
    <w:p w:rsidR="00210F73" w:rsidP="59E9EC8A" w:rsidRDefault="0CE43AE7" w14:paraId="31D642C9" w14:textId="1E3B031F">
      <w:pPr>
        <w:spacing w:after="200" w:line="276" w:lineRule="auto"/>
        <w:jc w:val="both"/>
        <w:rPr>
          <w:rFonts w:ascii="Calibri" w:hAnsi="Calibri" w:eastAsia="Calibri" w:cs="Calibri"/>
          <w:sz w:val="22"/>
          <w:szCs w:val="22"/>
        </w:rPr>
      </w:pPr>
      <w:r w:rsidRPr="59E9EC8A">
        <w:rPr>
          <w:rFonts w:ascii="Calibri" w:hAnsi="Calibri" w:eastAsia="Calibri" w:cs="Calibri"/>
          <w:sz w:val="22"/>
          <w:szCs w:val="22"/>
        </w:rPr>
        <w:t>Function: First-line privacy awareness and support within their entity or function.</w:t>
      </w:r>
    </w:p>
    <w:p w:rsidR="00210F73" w:rsidP="59E9EC8A" w:rsidRDefault="0CE43AE7" w14:paraId="706D69DE" w14:textId="31A6B289">
      <w:pPr>
        <w:spacing w:after="200" w:line="276" w:lineRule="auto"/>
        <w:jc w:val="both"/>
        <w:rPr>
          <w:rFonts w:ascii="Calibri" w:hAnsi="Calibri" w:eastAsia="Calibri" w:cs="Calibri"/>
          <w:sz w:val="22"/>
          <w:szCs w:val="22"/>
        </w:rPr>
      </w:pPr>
      <w:r w:rsidRPr="59E9EC8A">
        <w:rPr>
          <w:rFonts w:ascii="Calibri" w:hAnsi="Calibri" w:eastAsia="Calibri" w:cs="Calibri"/>
          <w:sz w:val="22"/>
          <w:szCs w:val="22"/>
        </w:rPr>
        <w:t>Responsibilities:</w:t>
      </w:r>
    </w:p>
    <w:p w:rsidR="00210F73" w:rsidP="59E9EC8A" w:rsidRDefault="0CE43AE7" w14:paraId="16FDCF83" w14:textId="2736BF16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rFonts w:ascii="Calibri" w:hAnsi="Calibri" w:eastAsia="Calibri" w:cs="Calibri"/>
          <w:sz w:val="22"/>
          <w:szCs w:val="22"/>
        </w:rPr>
      </w:pPr>
      <w:r w:rsidRPr="561C03D9">
        <w:rPr>
          <w:rFonts w:ascii="Calibri" w:hAnsi="Calibri" w:eastAsia="Calibri" w:cs="Calibri"/>
          <w:sz w:val="22"/>
          <w:szCs w:val="22"/>
        </w:rPr>
        <w:t>Act as first point of contact for privacy questions within their entity.</w:t>
      </w:r>
    </w:p>
    <w:p w:rsidR="561C03D9" w:rsidP="561C03D9" w:rsidRDefault="561C03D9" w14:paraId="3D23EC31" w14:textId="1E007254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rFonts w:ascii="Calibri" w:hAnsi="Calibri" w:eastAsia="Calibri" w:cs="Calibri"/>
          <w:sz w:val="22"/>
          <w:szCs w:val="22"/>
        </w:rPr>
      </w:pPr>
      <w:commentRangeStart w:id="7"/>
      <w:commentRangeEnd w:id="7"/>
      <w:r>
        <w:rPr>
          <w:rStyle w:val="CommentReference"/>
          <w:rFonts w:ascii="Calibri" w:hAnsi="Calibri" w:eastAsia="Calibri" w:cs="Calibri"/>
          <w:sz w:val="22"/>
          <w:szCs w:val="22"/>
        </w:rPr>
        <w:commentReference w:id="7"/>
      </w:r>
    </w:p>
    <w:p w:rsidR="00210F73" w:rsidP="59E9EC8A" w:rsidRDefault="0CE43AE7" w14:paraId="7D27476F" w14:textId="3059D120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rFonts w:ascii="Calibri" w:hAnsi="Calibri" w:eastAsia="Calibri" w:cs="Calibri"/>
          <w:sz w:val="22"/>
          <w:szCs w:val="22"/>
        </w:rPr>
      </w:pPr>
      <w:r w:rsidRPr="561C03D9">
        <w:rPr>
          <w:rFonts w:ascii="Calibri" w:hAnsi="Calibri" w:eastAsia="Calibri" w:cs="Calibri"/>
          <w:sz w:val="22"/>
          <w:szCs w:val="22"/>
        </w:rPr>
        <w:t xml:space="preserve">Report to the Privacy Officer </w:t>
      </w:r>
      <w:del w:author="Johan Martens" w:date="2026-03-18T10:07:00Z" w16du:dateUtc="2026-03-18T10:07:04Z" w:id="9">
        <w:r w:rsidRPr="561C03D9" w:rsidDel="0CE43AE7" w:rsidR="00B03CB7">
          <w:rPr>
            <w:rFonts w:ascii="Calibri" w:hAnsi="Calibri" w:eastAsia="Calibri" w:cs="Calibri"/>
            <w:sz w:val="22"/>
            <w:szCs w:val="22"/>
          </w:rPr>
          <w:delText xml:space="preserve">and </w:delText>
        </w:r>
        <w:commentRangeStart w:id="10"/>
        <w:commentRangeStart w:id="11"/>
        <w:r w:rsidRPr="561C03D9" w:rsidDel="0CE43AE7" w:rsidR="00B03CB7">
          <w:rPr>
            <w:rFonts w:ascii="Calibri" w:hAnsi="Calibri" w:eastAsia="Calibri" w:cs="Calibri"/>
            <w:sz w:val="22"/>
            <w:szCs w:val="22"/>
          </w:rPr>
          <w:delText>follow the agreed operating model</w:delText>
        </w:r>
      </w:del>
      <w:r w:rsidRPr="561C03D9">
        <w:rPr>
          <w:rFonts w:ascii="Calibri" w:hAnsi="Calibri" w:eastAsia="Calibri" w:cs="Calibri"/>
          <w:sz w:val="22"/>
          <w:szCs w:val="22"/>
        </w:rPr>
        <w:t>.</w:t>
      </w:r>
      <w:commentRangeEnd w:id="10"/>
      <w:r w:rsidR="00B03CB7">
        <w:rPr>
          <w:rStyle w:val="CommentReference"/>
          <w:rFonts w:ascii="Calibri" w:hAnsi="Calibri" w:eastAsia="Calibri" w:cs="Calibri"/>
          <w:sz w:val="22"/>
          <w:szCs w:val="22"/>
        </w:rPr>
        <w:commentReference w:id="10"/>
      </w:r>
      <w:commentRangeEnd w:id="11"/>
      <w:r>
        <w:rPr>
          <w:rStyle w:val="CommentReference"/>
        </w:rPr>
        <w:commentReference w:id="11"/>
      </w:r>
    </w:p>
    <w:p w:rsidR="00210F73" w:rsidP="59E9EC8A" w:rsidRDefault="0CE43AE7" w14:paraId="0B42715E" w14:textId="6EC84011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rFonts w:ascii="Calibri" w:hAnsi="Calibri" w:eastAsia="Calibri" w:cs="Calibri"/>
          <w:sz w:val="22"/>
          <w:szCs w:val="22"/>
        </w:rPr>
      </w:pPr>
      <w:r w:rsidRPr="59E9EC8A">
        <w:rPr>
          <w:rFonts w:ascii="Calibri" w:hAnsi="Calibri" w:eastAsia="Calibri" w:cs="Calibri"/>
          <w:sz w:val="22"/>
          <w:szCs w:val="22"/>
        </w:rPr>
        <w:t>Identify new or changed local processing activities and inform the Privacy Officer.</w:t>
      </w:r>
    </w:p>
    <w:p w:rsidR="00210F73" w:rsidP="59E9EC8A" w:rsidRDefault="0CE43AE7" w14:paraId="0A93D450" w14:textId="5FF9B414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rFonts w:ascii="Calibri" w:hAnsi="Calibri" w:eastAsia="Calibri" w:cs="Calibri"/>
          <w:sz w:val="22"/>
          <w:szCs w:val="22"/>
        </w:rPr>
      </w:pPr>
      <w:r w:rsidRPr="59E9EC8A">
        <w:rPr>
          <w:rFonts w:ascii="Calibri" w:hAnsi="Calibri" w:eastAsia="Calibri" w:cs="Calibri"/>
          <w:sz w:val="22"/>
          <w:szCs w:val="22"/>
        </w:rPr>
        <w:t>Maintain local data mapping inputs and support RoPA updates for their entity.</w:t>
      </w:r>
    </w:p>
    <w:p w:rsidR="00210F73" w:rsidP="59E9EC8A" w:rsidRDefault="0CE43AE7" w14:paraId="1A216206" w14:textId="2F5D866F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rFonts w:ascii="Calibri" w:hAnsi="Calibri" w:eastAsia="Calibri" w:cs="Calibri"/>
          <w:sz w:val="22"/>
          <w:szCs w:val="22"/>
        </w:rPr>
      </w:pPr>
      <w:r w:rsidRPr="59E9EC8A">
        <w:rPr>
          <w:rFonts w:ascii="Calibri" w:hAnsi="Calibri" w:eastAsia="Calibri" w:cs="Calibri"/>
          <w:sz w:val="22"/>
          <w:szCs w:val="22"/>
        </w:rPr>
        <w:t>Flag risks, incidents, and potential non-compliance.</w:t>
      </w:r>
    </w:p>
    <w:p w:rsidR="00210F73" w:rsidP="59E9EC8A" w:rsidRDefault="0CE43AE7" w14:paraId="29CA5C95" w14:textId="4720AD3B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rFonts w:ascii="Calibri" w:hAnsi="Calibri" w:eastAsia="Calibri" w:cs="Calibri"/>
          <w:sz w:val="22"/>
          <w:szCs w:val="22"/>
        </w:rPr>
      </w:pPr>
      <w:r w:rsidRPr="59E9EC8A">
        <w:rPr>
          <w:rFonts w:ascii="Calibri" w:hAnsi="Calibri" w:eastAsia="Calibri" w:cs="Calibri"/>
          <w:sz w:val="22"/>
          <w:szCs w:val="22"/>
        </w:rPr>
        <w:t>Support DPIAs with the Privacy Officer (and provide local inputs where needed).</w:t>
      </w:r>
    </w:p>
    <w:p w:rsidR="00210F73" w:rsidP="59E9EC8A" w:rsidRDefault="0CE43AE7" w14:paraId="57681466" w14:textId="03066845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rFonts w:ascii="Calibri" w:hAnsi="Calibri" w:eastAsia="Calibri" w:cs="Calibri"/>
          <w:sz w:val="22"/>
          <w:szCs w:val="22"/>
        </w:rPr>
      </w:pPr>
      <w:r w:rsidRPr="59E9EC8A">
        <w:rPr>
          <w:rFonts w:ascii="Calibri" w:hAnsi="Calibri" w:eastAsia="Calibri" w:cs="Calibri"/>
          <w:sz w:val="22"/>
          <w:szCs w:val="22"/>
        </w:rPr>
        <w:t>Support local privacy awareness and training activities.</w:t>
      </w:r>
    </w:p>
    <w:p w:rsidR="00210F73" w:rsidP="59E9EC8A" w:rsidRDefault="0CE43AE7" w14:paraId="2011E9DE" w14:textId="2E41DDB9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rFonts w:ascii="Calibri" w:hAnsi="Calibri" w:eastAsia="Calibri" w:cs="Calibri"/>
          <w:sz w:val="22"/>
          <w:szCs w:val="22"/>
        </w:rPr>
      </w:pPr>
      <w:r w:rsidRPr="59E9EC8A">
        <w:rPr>
          <w:rFonts w:ascii="Calibri" w:hAnsi="Calibri" w:eastAsia="Calibri" w:cs="Calibri"/>
          <w:sz w:val="22"/>
          <w:szCs w:val="22"/>
        </w:rPr>
        <w:t>Escalate issues to the Privacy Officer without delay when risk is material or time-sensitive.</w:t>
      </w:r>
    </w:p>
    <w:p w:rsidR="00210F73" w:rsidP="59E9EC8A" w:rsidRDefault="0CE43AE7" w14:paraId="2796C615" w14:textId="049CF0C7">
      <w:pPr>
        <w:spacing w:after="200" w:line="276" w:lineRule="auto"/>
        <w:jc w:val="both"/>
        <w:rPr>
          <w:rFonts w:ascii="Calibri" w:hAnsi="Calibri" w:eastAsia="Calibri" w:cs="Calibri"/>
          <w:sz w:val="22"/>
          <w:szCs w:val="22"/>
        </w:rPr>
      </w:pPr>
      <w:r w:rsidRPr="59E9EC8A">
        <w:rPr>
          <w:rFonts w:ascii="Calibri" w:hAnsi="Calibri" w:eastAsia="Calibri" w:cs="Calibri"/>
          <w:sz w:val="22"/>
          <w:szCs w:val="22"/>
        </w:rPr>
        <w:t>Authority:</w:t>
      </w:r>
    </w:p>
    <w:p w:rsidR="00210F73" w:rsidP="59E9EC8A" w:rsidRDefault="0CE43AE7" w14:paraId="5D51F02F" w14:textId="02A26140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rFonts w:ascii="Calibri" w:hAnsi="Calibri" w:eastAsia="Calibri" w:cs="Calibri"/>
          <w:sz w:val="22"/>
          <w:szCs w:val="22"/>
        </w:rPr>
      </w:pPr>
      <w:r w:rsidRPr="59E9EC8A">
        <w:rPr>
          <w:rFonts w:ascii="Calibri" w:hAnsi="Calibri" w:eastAsia="Calibri" w:cs="Calibri"/>
          <w:sz w:val="22"/>
          <w:szCs w:val="22"/>
        </w:rPr>
        <w:t>Privacy Champions have no formal decision-making authority on privacy risk acceptance or deviations from policy.</w:t>
      </w:r>
    </w:p>
    <w:p w:rsidR="00210F73" w:rsidP="59E9EC8A" w:rsidRDefault="085DDE1D" w14:paraId="0DD74F17" w14:textId="23A880EF">
      <w:pPr>
        <w:pStyle w:val="Heading2"/>
        <w:spacing w:before="200" w:after="0" w:line="276" w:lineRule="auto"/>
        <w:jc w:val="both"/>
        <w:rPr>
          <w:rFonts w:ascii="Calibri" w:hAnsi="Calibri" w:eastAsia="Calibri" w:cs="Calibri"/>
          <w:b/>
          <w:bCs/>
          <w:color w:val="auto"/>
          <w:sz w:val="26"/>
          <w:szCs w:val="26"/>
        </w:rPr>
      </w:pPr>
      <w:commentRangeStart w:id="13"/>
      <w:r w:rsidRPr="121492C9">
        <w:rPr>
          <w:rFonts w:ascii="Calibri" w:hAnsi="Calibri" w:eastAsia="Calibri" w:cs="Calibri"/>
          <w:b/>
          <w:bCs/>
          <w:color w:val="auto"/>
          <w:sz w:val="26"/>
          <w:szCs w:val="26"/>
        </w:rPr>
        <w:t>4.4 General Counsel</w:t>
      </w:r>
      <w:commentRangeEnd w:id="13"/>
      <w:r w:rsidR="00B03CB7">
        <w:rPr>
          <w:rStyle w:val="CommentReference"/>
          <w:rFonts w:ascii="Calibri" w:hAnsi="Calibri" w:eastAsia="Calibri" w:cs="Calibri"/>
          <w:b/>
          <w:bCs/>
          <w:color w:val="auto"/>
          <w:sz w:val="26"/>
          <w:szCs w:val="26"/>
        </w:rPr>
        <w:commentReference w:id="13"/>
      </w:r>
    </w:p>
    <w:p w:rsidR="00210F73" w:rsidP="59E9EC8A" w:rsidRDefault="0CE43AE7" w14:paraId="2B2412D9" w14:textId="6CFC1759">
      <w:pPr>
        <w:spacing w:after="200" w:line="276" w:lineRule="auto"/>
        <w:jc w:val="both"/>
        <w:rPr>
          <w:rFonts w:ascii="Calibri" w:hAnsi="Calibri" w:eastAsia="Calibri" w:cs="Calibri"/>
          <w:sz w:val="22"/>
          <w:szCs w:val="22"/>
        </w:rPr>
      </w:pPr>
      <w:commentRangeStart w:id="15"/>
      <w:r w:rsidRPr="23AD6412">
        <w:rPr>
          <w:rFonts w:ascii="Calibri" w:hAnsi="Calibri" w:eastAsia="Calibri" w:cs="Calibri"/>
          <w:sz w:val="22"/>
          <w:szCs w:val="22"/>
        </w:rPr>
        <w:t xml:space="preserve">Function: Legal oversight, </w:t>
      </w:r>
      <w:commentRangeEnd w:id="15"/>
      <w:r w:rsidRPr="23AD6412" w:rsidR="00B03CB7">
        <w:rPr>
          <w:rStyle w:val="CommentReference"/>
          <w:rFonts w:ascii="Calibri" w:hAnsi="Calibri" w:eastAsia="Calibri" w:cs="Calibri"/>
          <w:sz w:val="22"/>
          <w:szCs w:val="22"/>
        </w:rPr>
        <w:commentReference w:id="15"/>
      </w:r>
      <w:r w:rsidRPr="23AD6412">
        <w:rPr>
          <w:rFonts w:ascii="Calibri" w:hAnsi="Calibri" w:eastAsia="Calibri" w:cs="Calibri"/>
          <w:sz w:val="22"/>
          <w:szCs w:val="22"/>
        </w:rPr>
        <w:t>risk support, and alignment with contracting and dispute handling.</w:t>
      </w:r>
    </w:p>
    <w:p w:rsidR="00210F73" w:rsidP="59E9EC8A" w:rsidRDefault="0CE43AE7" w14:paraId="042BCC0E" w14:textId="2DEF496D">
      <w:pPr>
        <w:spacing w:after="200" w:line="276" w:lineRule="auto"/>
        <w:jc w:val="both"/>
        <w:rPr>
          <w:rFonts w:ascii="Calibri" w:hAnsi="Calibri" w:eastAsia="Calibri" w:cs="Calibri"/>
          <w:sz w:val="22"/>
          <w:szCs w:val="22"/>
        </w:rPr>
      </w:pPr>
      <w:r w:rsidRPr="59E9EC8A">
        <w:rPr>
          <w:rFonts w:ascii="Calibri" w:hAnsi="Calibri" w:eastAsia="Calibri" w:cs="Calibri"/>
          <w:sz w:val="22"/>
          <w:szCs w:val="22"/>
        </w:rPr>
        <w:t>Responsibilities:</w:t>
      </w:r>
    </w:p>
    <w:p w:rsidR="00210F73" w:rsidP="59E9EC8A" w:rsidRDefault="0CE43AE7" w14:paraId="615F20FF" w14:textId="181BBA26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rFonts w:ascii="Calibri" w:hAnsi="Calibri" w:eastAsia="Calibri" w:cs="Calibri"/>
          <w:sz w:val="22"/>
          <w:szCs w:val="22"/>
        </w:rPr>
      </w:pPr>
      <w:r w:rsidRPr="59E9EC8A">
        <w:rPr>
          <w:rFonts w:ascii="Calibri" w:hAnsi="Calibri" w:eastAsia="Calibri" w:cs="Calibri"/>
          <w:sz w:val="22"/>
          <w:szCs w:val="22"/>
        </w:rPr>
        <w:t>Provide legal interpretation and support on GDPR and related legal obligations.</w:t>
      </w:r>
    </w:p>
    <w:p w:rsidR="00210F73" w:rsidP="59E9EC8A" w:rsidRDefault="0CE43AE7" w14:paraId="6DBDB8A9" w14:textId="0F4CFC9C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rFonts w:ascii="Calibri" w:hAnsi="Calibri" w:eastAsia="Calibri" w:cs="Calibri"/>
          <w:sz w:val="22"/>
          <w:szCs w:val="22"/>
        </w:rPr>
      </w:pPr>
      <w:r w:rsidRPr="59E9EC8A">
        <w:rPr>
          <w:rFonts w:ascii="Calibri" w:hAnsi="Calibri" w:eastAsia="Calibri" w:cs="Calibri"/>
          <w:sz w:val="22"/>
          <w:szCs w:val="22"/>
        </w:rPr>
        <w:t>Support data processing agreements, controller-processor arrangements, and contractual negotiations.</w:t>
      </w:r>
    </w:p>
    <w:p w:rsidR="00210F73" w:rsidP="59E9EC8A" w:rsidRDefault="0CE43AE7" w14:paraId="08A215FD" w14:textId="695C3ED6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rFonts w:ascii="Calibri" w:hAnsi="Calibri" w:eastAsia="Calibri" w:cs="Calibri"/>
          <w:sz w:val="22"/>
          <w:szCs w:val="22"/>
        </w:rPr>
      </w:pPr>
      <w:r w:rsidRPr="59E9EC8A">
        <w:rPr>
          <w:rFonts w:ascii="Calibri" w:hAnsi="Calibri" w:eastAsia="Calibri" w:cs="Calibri"/>
          <w:sz w:val="22"/>
          <w:szCs w:val="22"/>
        </w:rPr>
        <w:t>Support escalation handling for complaints, disputes, enforcement actions, or regulator engagement.</w:t>
      </w:r>
    </w:p>
    <w:p w:rsidR="00210F73" w:rsidP="59E9EC8A" w:rsidRDefault="0CE43AE7" w14:paraId="1BC94761" w14:textId="5DD6E6D2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rFonts w:ascii="Calibri" w:hAnsi="Calibri" w:eastAsia="Calibri" w:cs="Calibri"/>
          <w:sz w:val="22"/>
          <w:szCs w:val="22"/>
        </w:rPr>
      </w:pPr>
      <w:r w:rsidRPr="59E9EC8A">
        <w:rPr>
          <w:rFonts w:ascii="Calibri" w:hAnsi="Calibri" w:eastAsia="Calibri" w:cs="Calibri"/>
          <w:sz w:val="22"/>
          <w:szCs w:val="22"/>
        </w:rPr>
        <w:t>Align privacy governance with broader legal and compliance obligations.</w:t>
      </w:r>
    </w:p>
    <w:p w:rsidR="00210F73" w:rsidP="59E9EC8A" w:rsidRDefault="0CE43AE7" w14:paraId="107FFB6F" w14:textId="658422FE">
      <w:pPr>
        <w:pStyle w:val="Heading2"/>
        <w:spacing w:before="200" w:after="0" w:line="276" w:lineRule="auto"/>
        <w:jc w:val="both"/>
        <w:rPr>
          <w:rFonts w:ascii="Calibri" w:hAnsi="Calibri" w:eastAsia="Calibri" w:cs="Calibri"/>
          <w:b/>
          <w:bCs/>
          <w:color w:val="auto"/>
          <w:sz w:val="26"/>
          <w:szCs w:val="26"/>
        </w:rPr>
      </w:pPr>
      <w:commentRangeStart w:id="17"/>
      <w:r w:rsidRPr="561C03D9">
        <w:rPr>
          <w:rFonts w:ascii="Calibri" w:hAnsi="Calibri" w:eastAsia="Calibri" w:cs="Calibri"/>
          <w:b/>
          <w:bCs/>
          <w:color w:val="auto"/>
          <w:sz w:val="26"/>
          <w:szCs w:val="26"/>
        </w:rPr>
        <w:t>4.5 Chief Information Officer (CIO)</w:t>
      </w:r>
      <w:commentRangeEnd w:id="17"/>
      <w:r w:rsidR="00B03CB7">
        <w:rPr>
          <w:rStyle w:val="CommentReference"/>
          <w:rFonts w:ascii="Calibri" w:hAnsi="Calibri" w:eastAsia="Calibri" w:cs="Calibri"/>
          <w:b/>
          <w:bCs/>
          <w:color w:val="auto"/>
          <w:sz w:val="26"/>
          <w:szCs w:val="26"/>
        </w:rPr>
        <w:commentReference w:id="17"/>
      </w:r>
    </w:p>
    <w:p w:rsidR="00210F73" w:rsidP="59E9EC8A" w:rsidRDefault="0CE43AE7" w14:paraId="64408D9A" w14:textId="27D1B817">
      <w:pPr>
        <w:spacing w:after="200" w:line="276" w:lineRule="auto"/>
        <w:jc w:val="both"/>
        <w:rPr>
          <w:rFonts w:ascii="Calibri" w:hAnsi="Calibri" w:eastAsia="Calibri" w:cs="Calibri"/>
          <w:sz w:val="22"/>
          <w:szCs w:val="22"/>
        </w:rPr>
      </w:pPr>
      <w:r w:rsidRPr="59E9EC8A">
        <w:rPr>
          <w:rFonts w:ascii="Calibri" w:hAnsi="Calibri" w:eastAsia="Calibri" w:cs="Calibri"/>
          <w:sz w:val="22"/>
          <w:szCs w:val="22"/>
        </w:rPr>
        <w:t>Function: Executive oversight for IT alignment and privacy-by-design integration.</w:t>
      </w:r>
    </w:p>
    <w:p w:rsidR="00210F73" w:rsidP="59E9EC8A" w:rsidRDefault="0CE43AE7" w14:paraId="487809E3" w14:textId="4879A881">
      <w:pPr>
        <w:spacing w:after="200" w:line="276" w:lineRule="auto"/>
        <w:jc w:val="both"/>
        <w:rPr>
          <w:rFonts w:ascii="Calibri" w:hAnsi="Calibri" w:eastAsia="Calibri" w:cs="Calibri"/>
          <w:sz w:val="22"/>
          <w:szCs w:val="22"/>
        </w:rPr>
      </w:pPr>
      <w:r w:rsidRPr="59E9EC8A">
        <w:rPr>
          <w:rFonts w:ascii="Calibri" w:hAnsi="Calibri" w:eastAsia="Calibri" w:cs="Calibri"/>
          <w:sz w:val="22"/>
          <w:szCs w:val="22"/>
        </w:rPr>
        <w:t>Responsibilities:</w:t>
      </w:r>
    </w:p>
    <w:p w:rsidR="00210F73" w:rsidP="59E9EC8A" w:rsidRDefault="0CE43AE7" w14:paraId="6F65F1BA" w14:textId="60E8141D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rFonts w:ascii="Calibri" w:hAnsi="Calibri" w:eastAsia="Calibri" w:cs="Calibri"/>
          <w:sz w:val="22"/>
          <w:szCs w:val="22"/>
        </w:rPr>
      </w:pPr>
      <w:r w:rsidRPr="59E9EC8A">
        <w:rPr>
          <w:rFonts w:ascii="Calibri" w:hAnsi="Calibri" w:eastAsia="Calibri" w:cs="Calibri"/>
          <w:sz w:val="22"/>
          <w:szCs w:val="22"/>
        </w:rPr>
        <w:t>Ensure appropriate technical and organisational measures are prioritised and implemented.</w:t>
      </w:r>
    </w:p>
    <w:p w:rsidR="00210F73" w:rsidP="59E9EC8A" w:rsidRDefault="0CE43AE7" w14:paraId="22AF5367" w14:textId="27ACFD7F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rFonts w:ascii="Calibri" w:hAnsi="Calibri" w:eastAsia="Calibri" w:cs="Calibri"/>
          <w:sz w:val="22"/>
          <w:szCs w:val="22"/>
        </w:rPr>
      </w:pPr>
      <w:r w:rsidRPr="561C03D9">
        <w:rPr>
          <w:rFonts w:ascii="Calibri" w:hAnsi="Calibri" w:eastAsia="Calibri" w:cs="Calibri"/>
          <w:sz w:val="22"/>
          <w:szCs w:val="22"/>
        </w:rPr>
        <w:t>Align privacy requirements with information security controls and governance.</w:t>
      </w:r>
    </w:p>
    <w:p w:rsidR="46E2EF90" w:rsidP="561C03D9" w:rsidRDefault="46E2EF90" w14:paraId="67443A8A" w14:textId="3694A20C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rFonts w:ascii="Calibri" w:hAnsi="Calibri" w:eastAsia="Calibri" w:cs="Calibri"/>
          <w:sz w:val="22"/>
          <w:szCs w:val="22"/>
        </w:rPr>
      </w:pPr>
      <w:r w:rsidRPr="561C03D9">
        <w:rPr>
          <w:rFonts w:ascii="Segoe UI" w:hAnsi="Segoe UI" w:eastAsia="Segoe UI" w:cs="Segoe UI"/>
          <w:sz w:val="21"/>
          <w:szCs w:val="21"/>
        </w:rPr>
        <w:t>Ensure that privacy‑by‑design and privacy‑by‑default principles are embedded into IT governance, architecture standards, and system development and change processes.</w:t>
      </w:r>
    </w:p>
    <w:p w:rsidR="00210F73" w:rsidP="59E9EC8A" w:rsidRDefault="0CE43AE7" w14:paraId="7BD9A974" w14:textId="372D4A12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rFonts w:ascii="Calibri" w:hAnsi="Calibri" w:eastAsia="Calibri" w:cs="Calibri"/>
          <w:sz w:val="22"/>
          <w:szCs w:val="22"/>
        </w:rPr>
      </w:pPr>
      <w:r w:rsidRPr="59E9EC8A">
        <w:rPr>
          <w:rFonts w:ascii="Calibri" w:hAnsi="Calibri" w:eastAsia="Calibri" w:cs="Calibri"/>
          <w:sz w:val="22"/>
          <w:szCs w:val="22"/>
        </w:rPr>
        <w:t>Ensure IT supports operational execution of the privacy program (tools, resources, ownership).</w:t>
      </w:r>
    </w:p>
    <w:p w:rsidR="00210F73" w:rsidP="59E9EC8A" w:rsidRDefault="085DDE1D" w14:paraId="092F067B" w14:textId="1ADA49B6">
      <w:pPr>
        <w:pStyle w:val="Heading2"/>
        <w:spacing w:before="200" w:after="0" w:line="276" w:lineRule="auto"/>
        <w:jc w:val="both"/>
        <w:rPr>
          <w:rFonts w:ascii="Calibri" w:hAnsi="Calibri" w:eastAsia="Calibri" w:cs="Calibri"/>
          <w:b/>
          <w:bCs/>
          <w:color w:val="auto"/>
          <w:sz w:val="26"/>
          <w:szCs w:val="26"/>
        </w:rPr>
      </w:pPr>
      <w:commentRangeStart w:id="19"/>
      <w:commentRangeStart w:id="201797239"/>
      <w:r w:rsidRPr="121492C9">
        <w:rPr>
          <w:rFonts w:ascii="Calibri" w:hAnsi="Calibri" w:eastAsia="Calibri" w:cs="Calibri"/>
          <w:b/>
          <w:bCs/>
          <w:color w:val="auto"/>
          <w:sz w:val="26"/>
          <w:szCs w:val="26"/>
        </w:rPr>
        <w:t>4.6 Head of IT (Hotel Co 51)</w:t>
      </w:r>
      <w:commentRangeEnd w:id="19"/>
      <w:r w:rsidR="00B03CB7">
        <w:rPr>
          <w:rStyle w:val="CommentReference"/>
          <w:rFonts w:ascii="Calibri" w:hAnsi="Calibri" w:eastAsia="Calibri" w:cs="Calibri"/>
          <w:b/>
          <w:bCs/>
          <w:color w:val="auto"/>
          <w:sz w:val="26"/>
          <w:szCs w:val="26"/>
        </w:rPr>
        <w:commentReference w:id="19"/>
      </w:r>
      <w:commentRangeEnd w:id="201797239"/>
      <w:r>
        <w:rPr>
          <w:rStyle w:val="CommentReference"/>
        </w:rPr>
        <w:commentReference w:id="201797239"/>
      </w:r>
    </w:p>
    <w:p w:rsidR="00210F73" w:rsidP="59E9EC8A" w:rsidRDefault="0CE43AE7" w14:paraId="1AA6C58C" w14:textId="18282309">
      <w:pPr>
        <w:spacing w:after="200" w:line="276" w:lineRule="auto"/>
        <w:jc w:val="both"/>
        <w:rPr>
          <w:rFonts w:ascii="Calibri" w:hAnsi="Calibri" w:eastAsia="Calibri" w:cs="Calibri"/>
          <w:sz w:val="22"/>
          <w:szCs w:val="22"/>
        </w:rPr>
      </w:pPr>
      <w:r w:rsidRPr="59E9EC8A">
        <w:rPr>
          <w:rFonts w:ascii="Calibri" w:hAnsi="Calibri" w:eastAsia="Calibri" w:cs="Calibri"/>
          <w:sz w:val="22"/>
          <w:szCs w:val="22"/>
        </w:rPr>
        <w:t>Function: Operational IT lead for Hotel Co 51 alignment and execution.</w:t>
      </w:r>
    </w:p>
    <w:p w:rsidR="00210F73" w:rsidP="59E9EC8A" w:rsidRDefault="0CE43AE7" w14:paraId="6C317621" w14:textId="1E9F16F2">
      <w:pPr>
        <w:spacing w:after="200" w:line="276" w:lineRule="auto"/>
        <w:jc w:val="both"/>
        <w:rPr>
          <w:rFonts w:ascii="Calibri" w:hAnsi="Calibri" w:eastAsia="Calibri" w:cs="Calibri"/>
          <w:sz w:val="22"/>
          <w:szCs w:val="22"/>
        </w:rPr>
      </w:pPr>
      <w:r w:rsidRPr="59E9EC8A">
        <w:rPr>
          <w:rFonts w:ascii="Calibri" w:hAnsi="Calibri" w:eastAsia="Calibri" w:cs="Calibri"/>
          <w:sz w:val="22"/>
          <w:szCs w:val="22"/>
        </w:rPr>
        <w:t>Responsibilities:</w:t>
      </w:r>
    </w:p>
    <w:p w:rsidR="00210F73" w:rsidP="59E9EC8A" w:rsidRDefault="0CE43AE7" w14:paraId="7BC0CCBC" w14:textId="7A1A2C4F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rFonts w:ascii="Calibri" w:hAnsi="Calibri" w:eastAsia="Calibri" w:cs="Calibri"/>
          <w:sz w:val="22"/>
          <w:szCs w:val="22"/>
        </w:rPr>
      </w:pPr>
      <w:r w:rsidRPr="59E9EC8A">
        <w:rPr>
          <w:rFonts w:ascii="Calibri" w:hAnsi="Calibri" w:eastAsia="Calibri" w:cs="Calibri"/>
          <w:sz w:val="22"/>
          <w:szCs w:val="22"/>
        </w:rPr>
        <w:t>Support implementation of privacy requirements in Hotel Co 51 systems and processes.</w:t>
      </w:r>
    </w:p>
    <w:p w:rsidR="00210F73" w:rsidP="59E9EC8A" w:rsidRDefault="0CE43AE7" w14:paraId="2B5D4F96" w14:textId="7F1E266C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rFonts w:ascii="Calibri" w:hAnsi="Calibri" w:eastAsia="Calibri" w:cs="Calibri"/>
          <w:sz w:val="22"/>
          <w:szCs w:val="22"/>
        </w:rPr>
      </w:pPr>
      <w:r w:rsidRPr="59E9EC8A">
        <w:rPr>
          <w:rFonts w:ascii="Calibri" w:hAnsi="Calibri" w:eastAsia="Calibri" w:cs="Calibri"/>
          <w:sz w:val="22"/>
          <w:szCs w:val="22"/>
        </w:rPr>
        <w:t>Coordinate technical inputs for DPIAs and risk mitigations affecting Hotel Co 51.</w:t>
      </w:r>
    </w:p>
    <w:p w:rsidR="00210F73" w:rsidP="59E9EC8A" w:rsidRDefault="0CE43AE7" w14:paraId="123242D5" w14:textId="58AB562B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rFonts w:ascii="Calibri" w:hAnsi="Calibri" w:eastAsia="Calibri" w:cs="Calibri"/>
          <w:sz w:val="22"/>
          <w:szCs w:val="22"/>
        </w:rPr>
      </w:pPr>
      <w:r w:rsidRPr="59E9EC8A">
        <w:rPr>
          <w:rFonts w:ascii="Calibri" w:hAnsi="Calibri" w:eastAsia="Calibri" w:cs="Calibri"/>
          <w:sz w:val="22"/>
          <w:szCs w:val="22"/>
        </w:rPr>
        <w:t>Support incident response execution and evidence gathering for breaches and security events.</w:t>
      </w:r>
    </w:p>
    <w:p w:rsidR="00210F73" w:rsidP="59E9EC8A" w:rsidRDefault="0CE43AE7" w14:paraId="12A0F3E3" w14:textId="4DD0B9EF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ins w:author="Ryan Yallop" w:date="2026-03-27T12:10:25.898Z" w16du:dateUtc="2026-03-27T12:10:25.898Z" w:id="1838284303"/>
          <w:rFonts w:ascii="Calibri" w:hAnsi="Calibri" w:eastAsia="Calibri" w:cs="Calibri"/>
          <w:sz w:val="22"/>
          <w:szCs w:val="22"/>
        </w:rPr>
      </w:pPr>
      <w:r w:rsidRPr="5C70E564" w:rsidR="0CE43AE7">
        <w:rPr>
          <w:rFonts w:ascii="Calibri" w:hAnsi="Calibri" w:eastAsia="Calibri" w:cs="Calibri"/>
          <w:sz w:val="22"/>
          <w:szCs w:val="22"/>
        </w:rPr>
        <w:t>Ensure local IT changes are communicated early where they affect personal data processing.</w:t>
      </w:r>
    </w:p>
    <w:p w:rsidR="3DD82203" w:rsidP="5C70E564" w:rsidRDefault="3DD82203" w14:paraId="709687BD" w14:textId="0847ED68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ins w:author="Ryan Yallop" w:date="2026-03-27T12:10:31.821Z" w16du:dateUtc="2026-03-27T12:10:31.821Z" w:id="667654286"/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ins w:author="Ryan Yallop" w:date="2026-03-27T12:10:31.82Z" w16du:dateUtc="2026-03-27T12:10:31.82Z" w:id="1409995910">
        <w:r w:rsidRPr="5C70E564" w:rsidR="3DD82203">
          <w:rPr>
            <w:rFonts w:ascii="Calibri" w:hAnsi="Calibri" w:eastAsia="Calibri" w:cs="Calibri"/>
            <w:b w:val="0"/>
            <w:bCs w:val="0"/>
            <w:i w:val="0"/>
            <w:iCs w:val="0"/>
            <w:noProof w:val="0"/>
            <w:sz w:val="22"/>
            <w:szCs w:val="22"/>
            <w:lang w:val="en-US"/>
          </w:rPr>
          <w:t xml:space="preserve">Support privacy due diligence for </w:t>
        </w:r>
        <w:r w:rsidRPr="5C70E564" w:rsidR="3DD82203">
          <w:rPr>
            <w:rFonts w:ascii="Calibri" w:hAnsi="Calibri" w:eastAsia="Calibri" w:cs="Calibri"/>
            <w:b w:val="1"/>
            <w:bCs w:val="1"/>
            <w:i w:val="0"/>
            <w:iCs w:val="0"/>
            <w:noProof w:val="0"/>
            <w:sz w:val="22"/>
            <w:szCs w:val="22"/>
            <w:lang w:val="en-US"/>
          </w:rPr>
          <w:t>third-party systems, SaaS platforms, and integrations</w:t>
        </w:r>
        <w:r w:rsidRPr="5C70E564" w:rsidR="3DD82203">
          <w:rPr>
            <w:rFonts w:ascii="Calibri" w:hAnsi="Calibri" w:eastAsia="Calibri" w:cs="Calibri"/>
            <w:b w:val="0"/>
            <w:bCs w:val="0"/>
            <w:i w:val="0"/>
            <w:iCs w:val="0"/>
            <w:noProof w:val="0"/>
            <w:sz w:val="22"/>
            <w:szCs w:val="22"/>
            <w:lang w:val="en-US"/>
          </w:rPr>
          <w:t xml:space="preserve"> from a technical perspective.</w:t>
        </w:r>
      </w:ins>
    </w:p>
    <w:p w:rsidR="3DD82203" w:rsidP="5C70E564" w:rsidRDefault="3DD82203" w14:paraId="541EFF6F" w14:textId="323C2105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ins w:author="Ryan Yallop" w:date="2026-03-27T12:10:51.652Z" w16du:dateUtc="2026-03-27T12:10:51.652Z" w:id="1285200846"/>
          <w:rFonts w:ascii="Calibri" w:hAnsi="Calibri" w:eastAsia="Calibri" w:cs="Calibri"/>
          <w:sz w:val="22"/>
          <w:szCs w:val="22"/>
        </w:rPr>
      </w:pPr>
      <w:ins w:author="Ryan Yallop" w:date="2026-03-27T12:10:51.652Z" w16du:dateUtc="2026-03-27T12:10:51.652Z" w:id="1339611157">
        <w:r w:rsidRPr="5C70E564" w:rsidR="3DD82203">
          <w:rPr>
            <w:rFonts w:ascii="Calibri" w:hAnsi="Calibri" w:eastAsia="Calibri" w:cs="Calibri"/>
            <w:sz w:val="22"/>
            <w:szCs w:val="22"/>
          </w:rPr>
          <w:t>Ensure appropriate identity and access management (IAM) controls are in place for systems processing personal data.</w:t>
        </w:r>
      </w:ins>
    </w:p>
    <w:p w:rsidR="5C70E564" w:rsidP="5C70E564" w:rsidRDefault="5C70E564" w14:paraId="7C57B0E7" w14:textId="2E8A7691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rFonts w:ascii="Calibri" w:hAnsi="Calibri" w:eastAsia="Calibri" w:cs="Calibri"/>
          <w:sz w:val="22"/>
          <w:szCs w:val="22"/>
        </w:rPr>
      </w:pPr>
    </w:p>
    <w:p w:rsidR="00210F73" w:rsidP="59E9EC8A" w:rsidRDefault="0CE43AE7" w14:paraId="1FC6DF31" w14:textId="3BF917CE">
      <w:pPr>
        <w:pStyle w:val="Heading1"/>
        <w:spacing w:before="480" w:after="0" w:line="276" w:lineRule="auto"/>
        <w:jc w:val="both"/>
        <w:rPr>
          <w:rFonts w:ascii="Calibri" w:hAnsi="Calibri" w:eastAsia="Calibri" w:cs="Calibri"/>
          <w:b/>
          <w:bCs/>
          <w:color w:val="auto"/>
          <w:sz w:val="28"/>
          <w:szCs w:val="28"/>
        </w:rPr>
      </w:pPr>
      <w:r w:rsidRPr="59E9EC8A">
        <w:rPr>
          <w:rFonts w:ascii="Calibri" w:hAnsi="Calibri" w:eastAsia="Calibri" w:cs="Calibri"/>
          <w:b/>
          <w:bCs/>
          <w:color w:val="auto"/>
          <w:sz w:val="28"/>
          <w:szCs w:val="28"/>
        </w:rPr>
        <w:t>5. Governance and Review</w:t>
      </w:r>
    </w:p>
    <w:p w:rsidR="00210F73" w:rsidP="59E9EC8A" w:rsidRDefault="085DDE1D" w14:paraId="0B771641" w14:textId="11FEF506">
      <w:pPr>
        <w:spacing w:after="200" w:line="276" w:lineRule="auto"/>
        <w:jc w:val="both"/>
        <w:rPr>
          <w:rFonts w:ascii="Calibri" w:hAnsi="Calibri" w:eastAsia="Calibri" w:cs="Calibri"/>
          <w:sz w:val="22"/>
          <w:szCs w:val="22"/>
        </w:rPr>
      </w:pPr>
      <w:r w:rsidRPr="121492C9">
        <w:rPr>
          <w:rFonts w:ascii="Calibri" w:hAnsi="Calibri" w:eastAsia="Calibri" w:cs="Calibri"/>
          <w:sz w:val="22"/>
          <w:szCs w:val="22"/>
        </w:rPr>
        <w:t xml:space="preserve">This </w:t>
      </w:r>
      <w:r w:rsidRPr="121492C9" w:rsidR="33B7678A">
        <w:rPr>
          <w:rFonts w:ascii="Calibri" w:hAnsi="Calibri" w:eastAsia="Calibri" w:cs="Calibri"/>
          <w:sz w:val="22"/>
          <w:szCs w:val="22"/>
        </w:rPr>
        <w:t>document</w:t>
      </w:r>
      <w:r w:rsidRPr="121492C9">
        <w:rPr>
          <w:rFonts w:ascii="Calibri" w:hAnsi="Calibri" w:eastAsia="Calibri" w:cs="Calibri"/>
          <w:sz w:val="22"/>
          <w:szCs w:val="22"/>
        </w:rPr>
        <w:t xml:space="preserve"> will be reviewed at least annually by the Central Privacy Team and </w:t>
      </w:r>
      <w:r w:rsidRPr="121492C9" w:rsidR="548ECDB1">
        <w:rPr>
          <w:rFonts w:ascii="Calibri" w:hAnsi="Calibri" w:eastAsia="Calibri" w:cs="Calibri"/>
          <w:sz w:val="22"/>
          <w:szCs w:val="22"/>
        </w:rPr>
        <w:t xml:space="preserve">initially </w:t>
      </w:r>
      <w:r w:rsidRPr="121492C9">
        <w:rPr>
          <w:rFonts w:ascii="Calibri" w:hAnsi="Calibri" w:eastAsia="Calibri" w:cs="Calibri"/>
          <w:sz w:val="22"/>
          <w:szCs w:val="22"/>
        </w:rPr>
        <w:t xml:space="preserve">approved by </w:t>
      </w:r>
      <w:r w:rsidRPr="121492C9" w:rsidR="3CF0A52F">
        <w:rPr>
          <w:rFonts w:ascii="Calibri" w:hAnsi="Calibri" w:eastAsia="Calibri" w:cs="Calibri"/>
          <w:sz w:val="22"/>
          <w:szCs w:val="22"/>
        </w:rPr>
        <w:t>the Management Team, and re-approved in case of substantial changes</w:t>
      </w:r>
      <w:r w:rsidRPr="121492C9">
        <w:rPr>
          <w:rFonts w:ascii="Calibri" w:hAnsi="Calibri" w:eastAsia="Calibri" w:cs="Calibri"/>
          <w:sz w:val="22"/>
          <w:szCs w:val="22"/>
        </w:rPr>
        <w:t>.</w:t>
      </w:r>
    </w:p>
    <w:p w:rsidR="00210F73" w:rsidP="59E9EC8A" w:rsidRDefault="0CE43AE7" w14:paraId="547437F5" w14:textId="1C1565D9">
      <w:pPr>
        <w:spacing w:after="200" w:line="276" w:lineRule="auto"/>
        <w:jc w:val="both"/>
        <w:rPr>
          <w:rFonts w:ascii="Calibri" w:hAnsi="Calibri" w:eastAsia="Calibri" w:cs="Calibri"/>
          <w:sz w:val="22"/>
          <w:szCs w:val="22"/>
        </w:rPr>
      </w:pPr>
      <w:r w:rsidRPr="59E9EC8A">
        <w:rPr>
          <w:rFonts w:ascii="Calibri" w:hAnsi="Calibri" w:eastAsia="Calibri" w:cs="Calibri"/>
          <w:sz w:val="22"/>
          <w:szCs w:val="22"/>
        </w:rPr>
        <w:t xml:space="preserve">Updates should reflect changes in legislation, </w:t>
      </w:r>
      <w:r w:rsidRPr="59E9EC8A" w:rsidR="7791480C">
        <w:rPr>
          <w:rFonts w:ascii="Calibri" w:hAnsi="Calibri" w:eastAsia="Calibri" w:cs="Calibri"/>
          <w:sz w:val="22"/>
          <w:szCs w:val="22"/>
        </w:rPr>
        <w:t>organizational</w:t>
      </w:r>
      <w:r w:rsidRPr="59E9EC8A">
        <w:rPr>
          <w:rFonts w:ascii="Calibri" w:hAnsi="Calibri" w:eastAsia="Calibri" w:cs="Calibri"/>
          <w:sz w:val="22"/>
          <w:szCs w:val="22"/>
        </w:rPr>
        <w:t xml:space="preserve"> structure, or strategic priorities.</w:t>
      </w:r>
    </w:p>
    <w:p w:rsidR="00210F73" w:rsidP="59E9EC8A" w:rsidRDefault="00210F73" w14:paraId="2C078E63" w14:textId="6720F649">
      <w:pPr>
        <w:jc w:val="both"/>
      </w:pPr>
    </w:p>
    <w:sectPr w:rsidR="00210F73">
      <w:headerReference w:type="default" r:id="rId14"/>
      <w:footerReference w:type="default" r:id="rId15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LN" w:author="Lucas Noronha" w:date="2026-02-27T15:39:00Z" w:id="0">
    <w:p w:rsidR="00B03CB7" w:rsidRDefault="00B03CB7" w14:paraId="07B0AA3F" w14:textId="526FC0F8">
      <w:r>
        <w:annotationRef/>
      </w:r>
      <w:r>
        <w:fldChar w:fldCharType="begin"/>
      </w:r>
      <w:r>
        <w:instrText xml:space="preserve"> HYPERLINK "mailto:anna.haegg@vastint.eu"</w:instrText>
      </w:r>
      <w:bookmarkStart w:name="_@_60354392015F41F9A493E656032AD128Z" w:id="1"/>
      <w:r>
        <w:fldChar w:fldCharType="separate"/>
      </w:r>
      <w:bookmarkEnd w:id="1"/>
      <w:r w:rsidRPr="1494AE47">
        <w:rPr>
          <w:noProof/>
        </w:rPr>
        <w:t>@Anna Hägg</w:t>
      </w:r>
      <w:r>
        <w:fldChar w:fldCharType="end"/>
      </w:r>
      <w:r w:rsidRPr="1CAD5E3C">
        <w:t xml:space="preserve"> Confirm whether we are actually still having a DPO for Vastint Holding as well.</w:t>
      </w:r>
    </w:p>
  </w:comment>
  <w:comment w:initials="AH" w:author="Anna Hägg" w:date="2026-03-26T14:47:00Z" w:id="4">
    <w:p w:rsidR="00B915F4" w:rsidP="00B915F4" w:rsidRDefault="00B915F4" w14:paraId="14004198" w14:textId="77777777">
      <w:pPr>
        <w:pStyle w:val="CommentText"/>
      </w:pPr>
      <w:r>
        <w:rPr>
          <w:rStyle w:val="CommentReference"/>
        </w:rPr>
        <w:annotationRef/>
      </w:r>
      <w:r>
        <w:t>Policy work?</w:t>
      </w:r>
    </w:p>
  </w:comment>
  <w:comment w:initials="AH" w:author="Anna Hägg" w:date="2026-03-26T15:14:00Z" w:id="6">
    <w:p w:rsidR="00114B55" w:rsidP="00114B55" w:rsidRDefault="00114B55" w14:paraId="0946811D" w14:textId="77777777">
      <w:pPr>
        <w:pStyle w:val="CommentText"/>
      </w:pPr>
      <w:r>
        <w:rPr>
          <w:rStyle w:val="CommentReference"/>
        </w:rPr>
        <w:annotationRef/>
      </w:r>
      <w:r>
        <w:t xml:space="preserve">I believe we said in the meeting prior to 26 March that 2 sessions per year should be organised with the champions. </w:t>
      </w:r>
    </w:p>
  </w:comment>
  <w:comment w:initials="LN" w:author="Lucas Noronha" w:date="2026-03-16T13:54:00Z" w:id="7">
    <w:p w:rsidR="00B03CB7" w:rsidRDefault="00B03CB7" w14:paraId="4B5A613B" w14:textId="6813D8BB">
      <w:r>
        <w:annotationRef/>
      </w:r>
      <w:r>
        <w:fldChar w:fldCharType="begin"/>
      </w:r>
      <w:r>
        <w:instrText xml:space="preserve"> HYPERLINK "mailto:lucas.noronha@vastint.eu"</w:instrText>
      </w:r>
      <w:bookmarkStart w:name="_@_7E471C72890E433DB13964CD43112B10Z" w:id="8"/>
      <w:r>
        <w:fldChar w:fldCharType="separate"/>
      </w:r>
      <w:bookmarkEnd w:id="8"/>
      <w:r w:rsidRPr="31A4EF36">
        <w:rPr>
          <w:noProof/>
        </w:rPr>
        <w:t>@Lucas Noronha</w:t>
      </w:r>
      <w:r>
        <w:fldChar w:fldCharType="end"/>
      </w:r>
      <w:r w:rsidRPr="7949016A">
        <w:t xml:space="preserve"> Add DPAs accountability</w:t>
      </w:r>
    </w:p>
  </w:comment>
  <w:comment w:initials="LN" w:author="Lucas Noronha" w:date="2026-03-16T13:51:00Z" w:id="10">
    <w:p w:rsidR="00B03CB7" w:rsidRDefault="00B03CB7" w14:paraId="19872DFF" w14:textId="34B2D6F5">
      <w:r>
        <w:annotationRef/>
      </w:r>
      <w:r>
        <w:fldChar w:fldCharType="begin"/>
      </w:r>
      <w:r>
        <w:instrText xml:space="preserve"> HYPERLINK "mailto:Johan.Martens@vastint.eu"</w:instrText>
      </w:r>
      <w:bookmarkStart w:name="_@_1B7C6BBF42B044D09CF0900925B4F4BDZ" w:id="12"/>
      <w:r>
        <w:fldChar w:fldCharType="separate"/>
      </w:r>
      <w:bookmarkEnd w:id="12"/>
      <w:r w:rsidRPr="18BEA153">
        <w:rPr>
          <w:noProof/>
        </w:rPr>
        <w:t>@Johan Martens</w:t>
      </w:r>
      <w:r>
        <w:fldChar w:fldCharType="end"/>
      </w:r>
      <w:r w:rsidRPr="1B5D6CB5">
        <w:t xml:space="preserve"> could you help me understand what it would be the operating model?</w:t>
      </w:r>
    </w:p>
  </w:comment>
  <w:comment w:initials="JM" w:author="Johan Martens" w:date="2026-03-18T11:07:00Z" w:id="11">
    <w:p w:rsidR="00B03CB7" w:rsidRDefault="00B03CB7" w14:paraId="1688C1E4" w14:textId="1BAC096B">
      <w:r>
        <w:annotationRef/>
      </w:r>
      <w:r w:rsidRPr="52B7D6BD">
        <w:t>Removed because it didn't really add anything.</w:t>
      </w:r>
    </w:p>
  </w:comment>
  <w:comment w:initials="LN" w:author="Lucas Noronha" w:date="2026-02-19T12:02:00Z" w:id="13">
    <w:p w:rsidR="00B03CB7" w:rsidRDefault="00B03CB7" w14:paraId="51A89EC7" w14:textId="696521D9">
      <w:r>
        <w:annotationRef/>
      </w:r>
      <w:r>
        <w:fldChar w:fldCharType="begin"/>
      </w:r>
      <w:r>
        <w:instrText xml:space="preserve"> HYPERLINK "mailto:anna.haegg@vastint.eu"</w:instrText>
      </w:r>
      <w:bookmarkStart w:name="_@_327CD2BBC72647BBB08DEA80E10549E8Z" w:id="14"/>
      <w:r>
        <w:fldChar w:fldCharType="separate"/>
      </w:r>
      <w:bookmarkEnd w:id="14"/>
      <w:r w:rsidRPr="3F93E242">
        <w:rPr>
          <w:noProof/>
        </w:rPr>
        <w:t>@Anna Hägg</w:t>
      </w:r>
      <w:r>
        <w:fldChar w:fldCharType="end"/>
      </w:r>
      <w:r w:rsidRPr="5C9B29B7">
        <w:t xml:space="preserve"> can you please review the roles/responsibilities here?</w:t>
      </w:r>
    </w:p>
  </w:comment>
  <w:comment w:initials="LN" w:author="Lucas Noronha" w:date="2026-03-26T13:13:00Z" w:id="15">
    <w:p w:rsidR="00B03CB7" w:rsidRDefault="00B03CB7" w14:paraId="2EE92B0A" w14:textId="5EB94802">
      <w:r>
        <w:annotationRef/>
      </w:r>
      <w:r>
        <w:fldChar w:fldCharType="begin"/>
      </w:r>
      <w:r>
        <w:instrText xml:space="preserve"> HYPERLINK "mailto:anna.haegg@vastint.eu"</w:instrText>
      </w:r>
      <w:bookmarkStart w:name="_@_977C02BE939F42A68B505EC9DED6675DZ" w:id="16"/>
      <w:r>
        <w:fldChar w:fldCharType="separate"/>
      </w:r>
      <w:bookmarkEnd w:id="16"/>
      <w:r w:rsidRPr="05AC4410">
        <w:rPr>
          <w:noProof/>
        </w:rPr>
        <w:t>@Anna Hägg</w:t>
      </w:r>
      <w:r>
        <w:fldChar w:fldCharType="end"/>
      </w:r>
      <w:r w:rsidRPr="385E8909">
        <w:t xml:space="preserve"> </w:t>
      </w:r>
    </w:p>
  </w:comment>
  <w:comment w:initials="LN" w:author="Lucas Noronha" w:date="2026-02-19T12:03:00Z" w:id="17">
    <w:p w:rsidR="00B03CB7" w:rsidRDefault="00B03CB7" w14:paraId="669342F4" w14:textId="55419C42">
      <w:r>
        <w:annotationRef/>
      </w:r>
      <w:r>
        <w:fldChar w:fldCharType="begin"/>
      </w:r>
      <w:r>
        <w:instrText xml:space="preserve"> HYPERLINK "mailto:paul.wiltjer@vastint.eu"</w:instrText>
      </w:r>
      <w:bookmarkStart w:name="_@_45C7323495D540879DD3346EDB69EF84Z" w:id="18"/>
      <w:r>
        <w:fldChar w:fldCharType="separate"/>
      </w:r>
      <w:bookmarkEnd w:id="18"/>
      <w:r w:rsidRPr="296F474D">
        <w:rPr>
          <w:noProof/>
        </w:rPr>
        <w:t>@Paul Wiltjer</w:t>
      </w:r>
      <w:r>
        <w:fldChar w:fldCharType="end"/>
      </w:r>
      <w:r w:rsidRPr="0FE280D8">
        <w:t xml:space="preserve">  can you please review the roles/responsibilities here?</w:t>
      </w:r>
    </w:p>
  </w:comment>
  <w:comment w:initials="LN" w:author="Lucas Noronha" w:date="2026-02-27T15:44:00Z" w:id="19">
    <w:p w:rsidR="00B03CB7" w:rsidRDefault="00B03CB7" w14:paraId="0CDAAC0F" w14:textId="05D76026">
      <w:r>
        <w:annotationRef/>
      </w:r>
      <w:r>
        <w:fldChar w:fldCharType="begin"/>
      </w:r>
      <w:r>
        <w:instrText xml:space="preserve"> HYPERLINK "mailto:ryan.yallop@vastint.eu"</w:instrText>
      </w:r>
      <w:bookmarkStart w:name="_@_75AFEADC247649FA9DC91BE6DE1789DDZ" w:id="20"/>
      <w:r>
        <w:fldChar w:fldCharType="separate"/>
      </w:r>
      <w:bookmarkEnd w:id="20"/>
      <w:r w:rsidRPr="7C8A2B5D">
        <w:rPr>
          <w:noProof/>
        </w:rPr>
        <w:t>@Ryan Yallop</w:t>
      </w:r>
      <w:r>
        <w:fldChar w:fldCharType="end"/>
      </w:r>
      <w:r w:rsidRPr="6924E645">
        <w:t xml:space="preserve"> can you please review here?</w:t>
      </w:r>
    </w:p>
  </w:comment>
  <w:comment xmlns:w="http://schemas.openxmlformats.org/wordprocessingml/2006/main" w:initials="RY" w:author="Ryan Yallop" w:date="2026-03-27T12:11:17" w:id="201797239">
    <w:p xmlns:w14="http://schemas.microsoft.com/office/word/2010/wordml" xmlns:w="http://schemas.openxmlformats.org/wordprocessingml/2006/main" w:rsidR="777B5F2E" w:rsidRDefault="4FB8FF81" w14:paraId="67C7421B" w14:textId="6A1FCF7D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"mailto:lucas.noronha@vastint.eu"</w:instrText>
      </w:r>
      <w:bookmarkStart w:name="_@_2AF32C0F7D084306AD14FB2CA1D96196Z" w:id="943440292"/>
      <w:r>
        <w:fldChar w:fldCharType="separate"/>
      </w:r>
      <w:bookmarkEnd w:id="943440292"/>
      <w:r w:rsidRPr="45D779F6" w:rsidR="789EAFCA">
        <w:rPr>
          <w:rStyle w:val="Mention"/>
          <w:noProof/>
        </w:rPr>
        <w:t>@Lucas Noronha</w:t>
      </w:r>
      <w:r>
        <w:fldChar w:fldCharType="end"/>
      </w:r>
      <w:r w:rsidRPr="2DEDD3F6" w:rsidR="40E08C29">
        <w:t xml:space="preserve"> addeed a couple of thoughts?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07B0AA3F"/>
  <w15:commentEx w15:done="0" w15:paraId="14004198"/>
  <w15:commentEx w15:done="0" w15:paraId="0946811D"/>
  <w15:commentEx w15:done="0" w15:paraId="4B5A613B"/>
  <w15:commentEx w15:done="0" w15:paraId="19872DFF"/>
  <w15:commentEx w15:done="0" w15:paraId="1688C1E4" w15:paraIdParent="19872DFF"/>
  <w15:commentEx w15:done="0" w15:paraId="51A89EC7"/>
  <w15:commentEx w15:done="0" w15:paraId="2EE92B0A"/>
  <w15:commentEx w15:done="1" w15:paraId="669342F4"/>
  <w15:commentEx w15:done="0" w15:paraId="0CDAAC0F"/>
  <w15:commentEx w15:done="0" w15:paraId="67C7421B" w15:paraIdParent="0CDAAC0F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1B9748C3" w16cex:dateUtc="2026-02-27T14:39:00Z"/>
  <w16cex:commentExtensible w16cex:durableId="205F11A1" w16cex:dateUtc="2026-03-26T13:47:00Z"/>
  <w16cex:commentExtensible w16cex:durableId="117B0FFB" w16cex:dateUtc="2026-03-26T14:14:00Z"/>
  <w16cex:commentExtensible w16cex:durableId="4A40C402" w16cex:dateUtc="2026-03-16T12:54:00Z"/>
  <w16cex:commentExtensible w16cex:durableId="3A3E374E" w16cex:dateUtc="2026-03-16T12:51:00Z"/>
  <w16cex:commentExtensible w16cex:durableId="46618C04" w16cex:dateUtc="2026-03-18T10:07:00Z"/>
  <w16cex:commentExtensible w16cex:durableId="44F559A5" w16cex:dateUtc="2026-02-19T11:02:00Z"/>
  <w16cex:commentExtensible w16cex:durableId="6D8847B7" w16cex:dateUtc="2026-03-26T12:13:00Z"/>
  <w16cex:commentExtensible w16cex:durableId="24F8FFE7" w16cex:dateUtc="2026-02-19T11:03:00Z"/>
  <w16cex:commentExtensible w16cex:durableId="26366ADF" w16cex:dateUtc="2026-02-27T14:44:00Z"/>
  <w16cex:commentExtensible w16cex:durableId="7DA52CF6" w16cex:dateUtc="2026-03-27T12:11:17.654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7B0AA3F" w16cid:durableId="1B9748C3"/>
  <w16cid:commentId w16cid:paraId="14004198" w16cid:durableId="205F11A1"/>
  <w16cid:commentId w16cid:paraId="0946811D" w16cid:durableId="117B0FFB"/>
  <w16cid:commentId w16cid:paraId="4B5A613B" w16cid:durableId="4A40C402"/>
  <w16cid:commentId w16cid:paraId="19872DFF" w16cid:durableId="3A3E374E"/>
  <w16cid:commentId w16cid:paraId="1688C1E4" w16cid:durableId="46618C04"/>
  <w16cid:commentId w16cid:paraId="51A89EC7" w16cid:durableId="44F559A5"/>
  <w16cid:commentId w16cid:paraId="2EE92B0A" w16cid:durableId="6D8847B7"/>
  <w16cid:commentId w16cid:paraId="669342F4" w16cid:durableId="24F8FFE7"/>
  <w16cid:commentId w16cid:paraId="0CDAAC0F" w16cid:durableId="26366ADF"/>
  <w16cid:commentId w16cid:paraId="67C7421B" w16cid:durableId="7DA52CF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03CB7" w:rsidRDefault="00B03CB7" w14:paraId="55FF055E" w14:textId="77777777">
      <w:pPr>
        <w:spacing w:after="0" w:line="240" w:lineRule="auto"/>
      </w:pPr>
      <w:r>
        <w:separator/>
      </w:r>
    </w:p>
  </w:endnote>
  <w:endnote w:type="continuationSeparator" w:id="0">
    <w:p w:rsidR="00B03CB7" w:rsidRDefault="00B03CB7" w14:paraId="7D443A5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21492C9" w:rsidTr="121492C9" w14:paraId="487665E7" w14:textId="77777777">
      <w:trPr>
        <w:trHeight w:val="300"/>
      </w:trPr>
      <w:tc>
        <w:tcPr>
          <w:tcW w:w="3120" w:type="dxa"/>
        </w:tcPr>
        <w:p w:rsidR="121492C9" w:rsidP="121492C9" w:rsidRDefault="121492C9" w14:paraId="6D384A57" w14:textId="5EFCD272">
          <w:pPr>
            <w:pStyle w:val="Header"/>
            <w:ind w:left="-115"/>
          </w:pPr>
        </w:p>
      </w:tc>
      <w:tc>
        <w:tcPr>
          <w:tcW w:w="3120" w:type="dxa"/>
        </w:tcPr>
        <w:p w:rsidR="121492C9" w:rsidP="121492C9" w:rsidRDefault="121492C9" w14:paraId="5C56025D" w14:textId="447ADD24">
          <w:pPr>
            <w:pStyle w:val="Header"/>
            <w:jc w:val="center"/>
          </w:pPr>
        </w:p>
      </w:tc>
      <w:tc>
        <w:tcPr>
          <w:tcW w:w="3120" w:type="dxa"/>
        </w:tcPr>
        <w:p w:rsidR="121492C9" w:rsidP="121492C9" w:rsidRDefault="121492C9" w14:paraId="6553272A" w14:textId="4536C7F6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A15BFA">
            <w:rPr>
              <w:noProof/>
            </w:rPr>
            <w:t>1</w:t>
          </w:r>
          <w:r>
            <w:fldChar w:fldCharType="end"/>
          </w:r>
        </w:p>
      </w:tc>
    </w:tr>
  </w:tbl>
  <w:p w:rsidR="121492C9" w:rsidP="121492C9" w:rsidRDefault="121492C9" w14:paraId="16C79153" w14:textId="6B36F0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03CB7" w:rsidRDefault="00B03CB7" w14:paraId="6E59EED1" w14:textId="77777777">
      <w:pPr>
        <w:spacing w:after="0" w:line="240" w:lineRule="auto"/>
      </w:pPr>
      <w:r>
        <w:separator/>
      </w:r>
    </w:p>
  </w:footnote>
  <w:footnote w:type="continuationSeparator" w:id="0">
    <w:p w:rsidR="00B03CB7" w:rsidRDefault="00B03CB7" w14:paraId="2A2AC5D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21492C9" w:rsidTr="121492C9" w14:paraId="2660383D" w14:textId="77777777">
      <w:trPr>
        <w:trHeight w:val="300"/>
      </w:trPr>
      <w:tc>
        <w:tcPr>
          <w:tcW w:w="3120" w:type="dxa"/>
        </w:tcPr>
        <w:p w:rsidR="121492C9" w:rsidP="121492C9" w:rsidRDefault="121492C9" w14:paraId="12327DE9" w14:textId="76BB93D5">
          <w:pPr>
            <w:pStyle w:val="Header"/>
            <w:ind w:left="-115"/>
          </w:pPr>
        </w:p>
      </w:tc>
      <w:tc>
        <w:tcPr>
          <w:tcW w:w="3120" w:type="dxa"/>
        </w:tcPr>
        <w:p w:rsidR="121492C9" w:rsidP="121492C9" w:rsidRDefault="121492C9" w14:paraId="4FF04895" w14:textId="51D36F42">
          <w:pPr>
            <w:pStyle w:val="Header"/>
            <w:jc w:val="center"/>
          </w:pPr>
        </w:p>
      </w:tc>
      <w:tc>
        <w:tcPr>
          <w:tcW w:w="3120" w:type="dxa"/>
        </w:tcPr>
        <w:p w:rsidR="121492C9" w:rsidP="121492C9" w:rsidRDefault="121492C9" w14:paraId="61FE7D99" w14:textId="65B434F4">
          <w:pPr>
            <w:pStyle w:val="Header"/>
            <w:ind w:right="-115"/>
            <w:jc w:val="right"/>
          </w:pPr>
        </w:p>
      </w:tc>
    </w:tr>
  </w:tbl>
  <w:p w:rsidR="121492C9" w:rsidP="121492C9" w:rsidRDefault="121492C9" w14:paraId="1D8BAA0A" w14:textId="330539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BE381"/>
    <w:multiLevelType w:val="hybridMultilevel"/>
    <w:tmpl w:val="C44292C2"/>
    <w:lvl w:ilvl="0" w:tplc="98DCC0B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0F449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A0605B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C9462E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E867D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DDCC7E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C08377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F036A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9F058D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8141BB2"/>
    <w:multiLevelType w:val="hybridMultilevel"/>
    <w:tmpl w:val="9CEC926E"/>
    <w:lvl w:ilvl="0" w:tplc="28909B42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w:ilvl="1" w:tplc="B3F68D62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 w:tplc="574A421C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7B4EF2DA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2ED4E2D0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 w:tplc="C3C873CA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708C137C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E2B25D5A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 w:tplc="A0A2DAA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2" w15:restartNumberingAfterBreak="0">
    <w:nsid w:val="784636BB"/>
    <w:multiLevelType w:val="hybridMultilevel"/>
    <w:tmpl w:val="FBA8EE8E"/>
    <w:lvl w:ilvl="0" w:tplc="74486CCE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B85C464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958327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B88679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D7CA39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1DCBF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68663A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A4878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628E24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067993149">
    <w:abstractNumId w:val="2"/>
  </w:num>
  <w:num w:numId="2" w16cid:durableId="1075125345">
    <w:abstractNumId w:val="1"/>
  </w:num>
  <w:num w:numId="3" w16cid:durableId="766342767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Lucas Noronha">
    <w15:presenceInfo w15:providerId="AD" w15:userId="S::lucas.noronha@vastint.eu::fee10128-68a5-4798-9087-a3beb72301ba"/>
  </w15:person>
  <w15:person w15:author="Anna Hägg">
    <w15:presenceInfo w15:providerId="AD" w15:userId="S::anna.haegg@vastint.eu::35de61e6-1b0f-455c-9543-43034a5f1acb"/>
  </w15:person>
  <w15:person w15:author="Johan Martens">
    <w15:presenceInfo w15:providerId="AD" w15:userId="S::johan.martens@vastint.eu::3d96677d-81a3-43b6-ab8f-664a6e7dada4"/>
  </w15:person>
  <w15:person w15:author="Ryan Yallop">
    <w15:presenceInfo w15:providerId="AD" w15:userId="S::ryan.yallop@vastint.eu::9d3691bf-5077-4420-9959-3a5727abc63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tru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4CDF704"/>
    <w:rsid w:val="00114B55"/>
    <w:rsid w:val="00210F73"/>
    <w:rsid w:val="00287CA6"/>
    <w:rsid w:val="003E05DC"/>
    <w:rsid w:val="00527746"/>
    <w:rsid w:val="005718A6"/>
    <w:rsid w:val="005A1CC6"/>
    <w:rsid w:val="008B55DA"/>
    <w:rsid w:val="00A15BFA"/>
    <w:rsid w:val="00B03CB7"/>
    <w:rsid w:val="00B915F4"/>
    <w:rsid w:val="00C6343E"/>
    <w:rsid w:val="00E37EFE"/>
    <w:rsid w:val="00F45FE0"/>
    <w:rsid w:val="00FF6E63"/>
    <w:rsid w:val="04CDF704"/>
    <w:rsid w:val="085DDE1D"/>
    <w:rsid w:val="090DDA71"/>
    <w:rsid w:val="09346DA2"/>
    <w:rsid w:val="0CE43AE7"/>
    <w:rsid w:val="0DCFDDC2"/>
    <w:rsid w:val="105D53CB"/>
    <w:rsid w:val="121492C9"/>
    <w:rsid w:val="1256B593"/>
    <w:rsid w:val="1501D833"/>
    <w:rsid w:val="152487C4"/>
    <w:rsid w:val="1B4E95AF"/>
    <w:rsid w:val="1B52B6D0"/>
    <w:rsid w:val="201D45CA"/>
    <w:rsid w:val="21970D1E"/>
    <w:rsid w:val="23AD6412"/>
    <w:rsid w:val="2641AC23"/>
    <w:rsid w:val="2A5AAABF"/>
    <w:rsid w:val="30E24ACA"/>
    <w:rsid w:val="30ED53ED"/>
    <w:rsid w:val="32F7B55A"/>
    <w:rsid w:val="331973E1"/>
    <w:rsid w:val="33B7678A"/>
    <w:rsid w:val="386AB513"/>
    <w:rsid w:val="3871563B"/>
    <w:rsid w:val="3A8E23F1"/>
    <w:rsid w:val="3C2D904A"/>
    <w:rsid w:val="3CF0A52F"/>
    <w:rsid w:val="3DD82203"/>
    <w:rsid w:val="3F326F0F"/>
    <w:rsid w:val="41A9BAF3"/>
    <w:rsid w:val="41CDF9B8"/>
    <w:rsid w:val="4306AFEA"/>
    <w:rsid w:val="433C3E59"/>
    <w:rsid w:val="43FF29A8"/>
    <w:rsid w:val="440C2D76"/>
    <w:rsid w:val="4638E24A"/>
    <w:rsid w:val="46E2EF90"/>
    <w:rsid w:val="482137F9"/>
    <w:rsid w:val="4A0D5631"/>
    <w:rsid w:val="4E923225"/>
    <w:rsid w:val="5036371C"/>
    <w:rsid w:val="50EB2DF0"/>
    <w:rsid w:val="548ECDB1"/>
    <w:rsid w:val="55905DE4"/>
    <w:rsid w:val="561C03D9"/>
    <w:rsid w:val="57B3FE3D"/>
    <w:rsid w:val="58B119D1"/>
    <w:rsid w:val="591E7709"/>
    <w:rsid w:val="59E9EC8A"/>
    <w:rsid w:val="5A91BEDD"/>
    <w:rsid w:val="5B6CA44D"/>
    <w:rsid w:val="5C0941C2"/>
    <w:rsid w:val="5C70E564"/>
    <w:rsid w:val="5C86E663"/>
    <w:rsid w:val="5E80ADCF"/>
    <w:rsid w:val="5FBC1710"/>
    <w:rsid w:val="6071CA1A"/>
    <w:rsid w:val="62BD0930"/>
    <w:rsid w:val="645AC77A"/>
    <w:rsid w:val="685DA9F4"/>
    <w:rsid w:val="69EEF1EF"/>
    <w:rsid w:val="6C26DBC1"/>
    <w:rsid w:val="706A8B82"/>
    <w:rsid w:val="7791480C"/>
    <w:rsid w:val="7B0FAC12"/>
    <w:rsid w:val="7C199EFA"/>
    <w:rsid w:val="7F883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DF704"/>
  <w15:chartTrackingRefBased/>
  <w15:docId w15:val="{54EF2BCC-BF9E-4B03-8F1A-1F937828F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rsid w:val="59E9EC8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59E9EC8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Title">
    <w:name w:val="Title"/>
    <w:basedOn w:val="Normal"/>
    <w:next w:val="Normal"/>
    <w:uiPriority w:val="10"/>
    <w:qFormat/>
    <w:rsid w:val="59E9EC8A"/>
    <w:pPr>
      <w:spacing w:after="80" w:line="240" w:lineRule="auto"/>
      <w:contextualSpacing/>
    </w:pPr>
    <w:rPr>
      <w:rFonts w:asciiTheme="majorHAnsi" w:hAnsiTheme="majorHAnsi" w:eastAsiaTheme="majorEastAsia" w:cstheme="majorBidi"/>
      <w:sz w:val="56"/>
      <w:szCs w:val="56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Header">
    <w:name w:val="header"/>
    <w:basedOn w:val="Normal"/>
    <w:uiPriority w:val="99"/>
    <w:unhideWhenUsed/>
    <w:rsid w:val="121492C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121492C9"/>
    <w:pPr>
      <w:tabs>
        <w:tab w:val="center" w:pos="4680"/>
        <w:tab w:val="right" w:pos="9360"/>
      </w:tabs>
      <w:spacing w:after="0" w:line="240" w:lineRule="auto"/>
    </w:p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8B55DA"/>
    <w:pPr>
      <w:spacing w:after="0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15F4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B915F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comments" Target="comments.xml"/><Relationship Id="rId19" Type="http://schemas.microsoft.com/office/2019/05/relationships/documenttasks" Target="documenttasks/documenttasks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documenttasks/documenttasks1.xml><?xml version="1.0" encoding="utf-8"?>
<t:Tasks xmlns:t="http://schemas.microsoft.com/office/tasks/2019/documenttasks" xmlns:oel="http://schemas.microsoft.com/office/2019/extlst">
  <t:Task id="{981673F2-5B5A-4736-A8AB-BBAC9C850BA5}">
    <t:Anchor>
      <t:Comment id="462899395"/>
    </t:Anchor>
    <t:History>
      <t:Event id="{102C2E89-518D-4C11-88C6-25F850824E56}" time="2026-02-27T14:39:14.473Z">
        <t:Attribution userId="S::lucas.noronha@vastint.eu::fee10128-68a5-4798-9087-a3beb72301ba" userProvider="AD" userName="Lucas Noronha"/>
        <t:Anchor>
          <t:Comment id="462899395"/>
        </t:Anchor>
        <t:Create/>
      </t:Event>
      <t:Event id="{8AD890E2-8A6B-41ED-8F8A-45596B38D966}" time="2026-02-27T14:39:14.473Z">
        <t:Attribution userId="S::lucas.noronha@vastint.eu::fee10128-68a5-4798-9087-a3beb72301ba" userProvider="AD" userName="Lucas Noronha"/>
        <t:Anchor>
          <t:Comment id="462899395"/>
        </t:Anchor>
        <t:Assign userId="S::anna.haegg@vastint.eu::35de61e6-1b0f-455c-9543-43034a5f1acb" userProvider="AD" userName="Anna Hägg"/>
      </t:Event>
      <t:Event id="{D87DBA1D-4B37-482F-96A6-7D3FE11909C5}" time="2026-02-27T14:39:14.473Z">
        <t:Attribution userId="S::lucas.noronha@vastint.eu::fee10128-68a5-4798-9087-a3beb72301ba" userProvider="AD" userName="Lucas Noronha"/>
        <t:Anchor>
          <t:Comment id="462899395"/>
        </t:Anchor>
        <t:SetTitle title="@Anna Hägg Confirm whether we are actually still having a DPO for Vastint Holding as well."/>
      </t:Event>
    </t:History>
  </t:Task>
  <t:Task id="{7B4103AC-7BF5-4E90-9AB9-66BF7EB47520}">
    <t:Anchor>
      <t:Comment id="641100511"/>
    </t:Anchor>
    <t:History>
      <t:Event id="{8BA4A404-B3B7-4C3B-8098-3BE5E509E57C}" time="2026-02-27T14:44:52.028Z">
        <t:Attribution userId="S::lucas.noronha@vastint.eu::fee10128-68a5-4798-9087-a3beb72301ba" userProvider="AD" userName="Lucas Noronha"/>
        <t:Anchor>
          <t:Comment id="641100511"/>
        </t:Anchor>
        <t:Create/>
      </t:Event>
      <t:Event id="{E4C67C12-8C7B-4047-AC42-994A0D8807E5}" time="2026-02-27T14:44:52.028Z">
        <t:Attribution userId="S::lucas.noronha@vastint.eu::fee10128-68a5-4798-9087-a3beb72301ba" userProvider="AD" userName="Lucas Noronha"/>
        <t:Anchor>
          <t:Comment id="641100511"/>
        </t:Anchor>
        <t:Assign userId="S::ryan.yallop@vastint.eu::9d3691bf-5077-4420-9959-3a5727abc63b" userProvider="AD" userName="Ryan Yallop"/>
      </t:Event>
      <t:Event id="{B41DFE1A-1FF6-4A98-BB93-2667AF1B2E8F}" time="2026-02-27T14:44:52.028Z">
        <t:Attribution userId="S::lucas.noronha@vastint.eu::fee10128-68a5-4798-9087-a3beb72301ba" userProvider="AD" userName="Lucas Noronha"/>
        <t:Anchor>
          <t:Comment id="641100511"/>
        </t:Anchor>
        <t:SetTitle title="@Ryan Yallop can you please review here?"/>
      </t:Event>
      <t:Event id="{21CCB7E9-B1E1-4E7E-AA69-82D08EE7743E}" time="2026-03-27T12:11:17.66Z">
        <t:Attribution userId="S::ryan.yallop@vastint.eu::9d3691bf-5077-4420-9959-3a5727abc63b" userProvider="AD" userName="Ryan Yallop"/>
        <t:Anchor>
          <t:Comment id="2107976950"/>
        </t:Anchor>
        <t:UnassignAll/>
      </t:Event>
      <t:Event id="{EA530CF1-9CB1-45C8-97DB-79F850188B31}" time="2026-03-27T12:11:17.66Z">
        <t:Attribution userId="S::ryan.yallop@vastint.eu::9d3691bf-5077-4420-9959-3a5727abc63b" userProvider="AD" userName="Ryan Yallop"/>
        <t:Anchor>
          <t:Comment id="2107976950"/>
        </t:Anchor>
        <t:Assign userId="S::lucas.noronha@vastint.eu::fee10128-68a5-4798-9087-a3beb72301ba" userProvider="AD" userName="Lucas Noronha"/>
      </t:Event>
    </t:History>
  </t:Task>
  <t:Task id="{A3B57E29-E7BC-46C2-BF4D-CF54ADDFDA97}">
    <t:Anchor>
      <t:Comment id="1245758466"/>
    </t:Anchor>
    <t:History>
      <t:Event id="{41DFC1B4-4882-438F-8FC2-FF3389E4F058}" time="2026-03-16T12:54:34.556Z">
        <t:Attribution userId="S::lucas.noronha@vastint.eu::fee10128-68a5-4798-9087-a3beb72301ba" userProvider="AD" userName="Lucas Noronha"/>
        <t:Anchor>
          <t:Comment id="1245758466"/>
        </t:Anchor>
        <t:Create/>
      </t:Event>
      <t:Event id="{CBB431AE-5018-4AD2-A94C-0893B35BB1AA}" time="2026-03-16T12:54:34.556Z">
        <t:Attribution userId="S::lucas.noronha@vastint.eu::fee10128-68a5-4798-9087-a3beb72301ba" userProvider="AD" userName="Lucas Noronha"/>
        <t:Anchor>
          <t:Comment id="1245758466"/>
        </t:Anchor>
        <t:Assign userId="S::lucas.noronha@vastint.eu::fee10128-68a5-4798-9087-a3beb72301ba" userProvider="AD" userName="Lucas Noronha"/>
      </t:Event>
      <t:Event id="{C9DE40B5-82C0-4E1A-8602-259EA07E234E}" time="2026-03-16T12:54:34.556Z">
        <t:Attribution userId="S::lucas.noronha@vastint.eu::fee10128-68a5-4798-9087-a3beb72301ba" userProvider="AD" userName="Lucas Noronha"/>
        <t:Anchor>
          <t:Comment id="1245758466"/>
        </t:Anchor>
        <t:SetTitle title="@Lucas Noronha Add DPAs accountability"/>
      </t:Event>
    </t:History>
  </t:Task>
  <t:Task id="{DCAB61DB-6330-405F-B8F6-741B70D788F8}">
    <t:Anchor>
      <t:Comment id="1837647799"/>
    </t:Anchor>
    <t:History>
      <t:Event id="{D68DB2D5-B0F1-49AB-AB79-4D503C91210C}" time="2026-03-26T12:13:44.204Z">
        <t:Attribution userId="S::lucas.noronha@vastint.eu::fee10128-68a5-4798-9087-a3beb72301ba" userProvider="AD" userName="Lucas Noronha"/>
        <t:Anchor>
          <t:Comment id="1837647799"/>
        </t:Anchor>
        <t:Create/>
      </t:Event>
      <t:Event id="{8C1806AC-D3E5-4550-B83D-55E34F955BF9}" time="2026-03-26T12:13:44.204Z">
        <t:Attribution userId="S::lucas.noronha@vastint.eu::fee10128-68a5-4798-9087-a3beb72301ba" userProvider="AD" userName="Lucas Noronha"/>
        <t:Anchor>
          <t:Comment id="1837647799"/>
        </t:Anchor>
        <t:Assign userId="S::anna.haegg@vastint.eu::35de61e6-1b0f-455c-9543-43034a5f1acb" userProvider="AD" userName="Anna Hägg"/>
      </t:Event>
      <t:Event id="{A50DC380-A0AB-456E-96DF-084A0DCB6F19}" time="2026-03-26T12:13:44.204Z">
        <t:Attribution userId="S::lucas.noronha@vastint.eu::fee10128-68a5-4798-9087-a3beb72301ba" userProvider="AD" userName="Lucas Noronha"/>
        <t:Anchor>
          <t:Comment id="1837647799"/>
        </t:Anchor>
        <t:SetTitle title="@Anna Hägg"/>
      </t:Event>
    </t:History>
  </t:Task>
  <t:Task id="{D969A548-A3CA-47C8-B6C6-ADDD9750F45B}">
    <t:Anchor>
      <t:Comment id="977155918"/>
    </t:Anchor>
    <t:History>
      <t:Event id="{701B472A-3BF5-496F-AF25-68C3CC710F42}" time="2026-03-16T12:51:05.035Z">
        <t:Attribution userId="S::lucas.noronha@vastint.eu::fee10128-68a5-4798-9087-a3beb72301ba" userProvider="AD" userName="Lucas Noronha"/>
        <t:Anchor>
          <t:Comment id="977155918"/>
        </t:Anchor>
        <t:Create/>
      </t:Event>
      <t:Event id="{5CB59F87-292A-46FD-ADE2-FDD1EFD93708}" time="2026-03-16T12:51:05.035Z">
        <t:Attribution userId="S::lucas.noronha@vastint.eu::fee10128-68a5-4798-9087-a3beb72301ba" userProvider="AD" userName="Lucas Noronha"/>
        <t:Anchor>
          <t:Comment id="977155918"/>
        </t:Anchor>
        <t:Assign userId="S::Johan.Martens@vastint.eu::3d96677d-81a3-43b6-ab8f-664a6e7dada4" userProvider="AD" userName="Johan Martens"/>
      </t:Event>
      <t:Event id="{ACE8EEFF-060A-4F94-8FDA-DB7AC490B71B}" time="2026-03-16T12:51:05.035Z">
        <t:Attribution userId="S::lucas.noronha@vastint.eu::fee10128-68a5-4798-9087-a3beb72301ba" userProvider="AD" userName="Lucas Noronha"/>
        <t:Anchor>
          <t:Comment id="977155918"/>
        </t:Anchor>
        <t:SetTitle title="@Johan Martens could you help me understand what it would be the operating model?"/>
      </t:Event>
    </t:History>
  </t:Task>
</t:Task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B6D73FD17B804DAACB6576BAF5AE2E" ma:contentTypeVersion="11" ma:contentTypeDescription="Create a new document." ma:contentTypeScope="" ma:versionID="d7d3091197405ee75857377968c35f52">
  <xsd:schema xmlns:xsd="http://www.w3.org/2001/XMLSchema" xmlns:xs="http://www.w3.org/2001/XMLSchema" xmlns:p="http://schemas.microsoft.com/office/2006/metadata/properties" xmlns:ns2="9e833bbc-c9b9-461a-bddc-8793d61ede17" xmlns:ns3="a68c2ab8-687f-43ad-9525-e738ea74987e" targetNamespace="http://schemas.microsoft.com/office/2006/metadata/properties" ma:root="true" ma:fieldsID="83d140483223854833a53a3006223918" ns2:_="" ns3:_="">
    <xsd:import namespace="9e833bbc-c9b9-461a-bddc-8793d61ede17"/>
    <xsd:import namespace="a68c2ab8-687f-43ad-9525-e738ea7498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833bbc-c9b9-461a-bddc-8793d61ede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6693886-82c1-4c72-8b99-520e12ddf8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8c2ab8-687f-43ad-9525-e738ea74987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d97424-82a0-44e3-b2a8-d41b68bc9d3c}" ma:internalName="TaxCatchAll" ma:showField="CatchAllData" ma:web="a68c2ab8-687f-43ad-9525-e738ea7498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68c2ab8-687f-43ad-9525-e738ea74987e" xsi:nil="true"/>
    <lcf76f155ced4ddcb4097134ff3c332f xmlns="9e833bbc-c9b9-461a-bddc-8793d61ede1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CCCFD7D-C054-4E3F-8B03-C7F4B35A5C6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EBAD353-AE63-4BCA-8735-C20777A4D8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833bbc-c9b9-461a-bddc-8793d61ede17"/>
    <ds:schemaRef ds:uri="a68c2ab8-687f-43ad-9525-e738ea7498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4724357-18D3-48CD-8D7B-251ECC918FF6}">
  <ds:schemaRefs>
    <ds:schemaRef ds:uri="http://schemas.microsoft.com/office/2006/metadata/properties"/>
    <ds:schemaRef ds:uri="http://schemas.microsoft.com/office/infopath/2007/PartnerControls"/>
    <ds:schemaRef ds:uri="a68c2ab8-687f-43ad-9525-e738ea74987e"/>
    <ds:schemaRef ds:uri="9e833bbc-c9b9-461a-bddc-8793d61ede17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Lucas Noronha</dc:creator>
  <keywords/>
  <dc:description/>
  <lastModifiedBy>Ryan Yallop</lastModifiedBy>
  <revision>8</revision>
  <dcterms:created xsi:type="dcterms:W3CDTF">2026-02-17T20:50:00.0000000Z</dcterms:created>
  <dcterms:modified xsi:type="dcterms:W3CDTF">2026-03-27T12:11:20.4167965Z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0x010100ECB6D73FD17B804DAACB6576BAF5AE2E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